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80" w:before="240" w:line="480" w:lineRule="auto"/>
        <w:jc w:val="center"/>
        <w:rPr>
          <w:b w:val="1"/>
          <w:bCs w:val="1"/>
          <w:color w:val="6b7280"/>
          <w:sz w:val="20"/>
          <w:szCs w:val="20"/>
        </w:rPr>
      </w:pPr>
      <w:r w:rsidDel="00000000" w:rsidR="00000000" w:rsidRPr="00000000">
        <w:rPr>
          <w:b w:val="1"/>
          <w:bCs w:val="1"/>
          <w:color w:val="6b7280"/>
          <w:sz w:val="20"/>
          <w:szCs w:val="20"/>
          <w:rtl w:val="0"/>
        </w:rPr>
        <w:t xml:space="preserve">CS 178 Visual Analytics — Final Project Initial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80" w:before="240" w:line="480" w:lineRule="auto"/>
        <w:jc w:val="center"/>
        <w:rPr>
          <w:b w:val="1"/>
          <w:bCs w:val="1"/>
          <w:color w:val="6b7280"/>
          <w:sz w:val="20"/>
          <w:szCs w:val="20"/>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20" w:before="240" w:line="480" w:lineRule="auto"/>
        <w:jc w:val="center"/>
        <w:rPr>
          <w:b w:val="1"/>
          <w:bCs w:val="1"/>
          <w:sz w:val="34"/>
          <w:szCs w:val="34"/>
        </w:rPr>
      </w:pPr>
      <w:r w:rsidDel="00000000" w:rsidR="00000000" w:rsidRPr="00000000">
        <w:rPr>
          <w:b w:val="1"/>
          <w:bCs w:val="1"/>
          <w:sz w:val="34"/>
          <w:szCs w:val="34"/>
          <w:rtl w:val="0"/>
        </w:rPr>
        <w:t xml:space="preserve">What Makes the Green Line Extension to Tufts Different?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20" w:before="240" w:line="276" w:lineRule="auto"/>
        <w:ind w:left="720" w:firstLine="0"/>
        <w:jc w:val="center"/>
        <w:rPr>
          <w:b w:val="1"/>
          <w:bCs w:val="1"/>
          <w:color w:val="1b7a3e"/>
          <w:sz w:val="34"/>
          <w:szCs w:val="34"/>
        </w:rPr>
      </w:pPr>
      <w:r w:rsidDel="00000000" w:rsidR="00000000" w:rsidRPr="00000000">
        <w:rPr>
          <w:rtl w:val="0"/>
        </w:rPr>
      </w:r>
    </w:p>
    <w:p w:rsidR="00000000" w:rsidDel="00000000" w:rsidP="00000000" w:rsidRDefault="00000000" w:rsidRPr="00000000" w14:paraId="00000005">
      <w:pPr>
        <w:spacing w:line="276" w:lineRule="auto"/>
        <w:rPr>
          <w:b w:val="1"/>
          <w:bCs w:val="1"/>
          <w:color w:val="1b7a3e"/>
          <w:sz w:val="34"/>
          <w:szCs w:val="34"/>
        </w:rPr>
      </w:pPr>
      <w:r w:rsidDel="00000000" w:rsidR="00000000" w:rsidRPr="00000000">
        <w:rPr>
          <w:b w:val="1"/>
          <w:bCs w:val="1"/>
          <w:color w:val="1b7a3e"/>
          <w:sz w:val="34"/>
          <w:szCs w:val="34"/>
          <w:rtl w:val="0"/>
        </w:rPr>
        <w:t xml:space="preserve">1. </w:t>
      </w:r>
      <w:r w:rsidDel="00000000" w:rsidR="00000000" w:rsidRPr="00000000">
        <w:rPr>
          <w:b w:val="1"/>
          <w:bCs w:val="1"/>
          <w:color w:val="1b7a3e"/>
          <w:sz w:val="34"/>
          <w:szCs w:val="34"/>
          <w:rtl w:val="0"/>
        </w:rPr>
        <w:t xml:space="preserve">Team Members and Roles</w:t>
      </w:r>
    </w:p>
    <w:p w:rsidR="00000000" w:rsidDel="00000000" w:rsidP="00000000" w:rsidRDefault="00000000" w:rsidRPr="00000000" w14:paraId="00000006">
      <w:pPr>
        <w:spacing w:line="480" w:lineRule="auto"/>
        <w:rPr/>
      </w:pPr>
      <w:r w:rsidDel="00000000" w:rsidR="00000000" w:rsidRPr="00000000">
        <w:rPr>
          <w:color w:val="1b7a3e"/>
          <w:sz w:val="34"/>
          <w:szCs w:val="34"/>
          <w:rtl w:val="0"/>
        </w:rPr>
        <w:t xml:space="preserve">_________________________________________________</w:t>
      </w: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870"/>
        <w:tblGridChange w:id="0">
          <w:tblGrid>
            <w:gridCol w:w="2460"/>
            <w:gridCol w:w="6870"/>
          </w:tblGrid>
        </w:tblGridChange>
      </w:tblGrid>
      <w:tr>
        <w:trPr>
          <w:cantSplit w:val="0"/>
          <w:trHeight w:val="672.978515625" w:hRule="atLeast"/>
          <w:tblHeader w:val="0"/>
        </w:trPr>
        <w:tc>
          <w:tcPr>
            <w:tcBorders>
              <w:top w:color="cccccc" w:space="0" w:sz="8" w:val="single"/>
              <w:left w:color="cccccc" w:space="0" w:sz="8" w:val="single"/>
              <w:bottom w:color="cccccc" w:space="0" w:sz="8" w:val="single"/>
              <w:right w:color="cccccc" w:space="0" w:sz="8" w:val="single"/>
            </w:tcBorders>
            <w:shd w:fill="1b7a3e" w:val="clear"/>
            <w:tcMar>
              <w:top w:w="80.0" w:type="dxa"/>
              <w:left w:w="120.0" w:type="dxa"/>
              <w:bottom w:w="80.0" w:type="dxa"/>
              <w:right w:w="120.0" w:type="dxa"/>
            </w:tcMar>
            <w:vAlign w:val="top"/>
          </w:tcPr>
          <w:p w:rsidR="00000000" w:rsidDel="00000000" w:rsidP="00000000" w:rsidRDefault="00000000" w:rsidRPr="00000000" w14:paraId="00000007">
            <w:pPr>
              <w:spacing w:after="240" w:before="240" w:line="240" w:lineRule="auto"/>
              <w:rPr>
                <w:b w:val="1"/>
                <w:bCs w:val="1"/>
                <w:color w:val="f4f6f4"/>
              </w:rPr>
            </w:pPr>
            <w:r w:rsidDel="00000000" w:rsidR="00000000" w:rsidRPr="00000000">
              <w:rPr>
                <w:b w:val="1"/>
                <w:bCs w:val="1"/>
                <w:color w:val="f4f6f4"/>
                <w:rtl w:val="0"/>
              </w:rPr>
              <w:t xml:space="preserve">Anamol Kaspal</w:t>
            </w:r>
          </w:p>
        </w:tc>
        <w:tc>
          <w:tcPr>
            <w:tcBorders>
              <w:top w:color="cccccc" w:space="0" w:sz="8" w:val="single"/>
              <w:left w:color="000000" w:space="0" w:sz="0" w:val="nil"/>
              <w:bottom w:color="cccccc" w:space="0" w:sz="8" w:val="single"/>
              <w:right w:color="cccccc" w:space="0" w:sz="8" w:val="single"/>
            </w:tcBorders>
            <w:shd w:fill="1b7a3e" w:val="clear"/>
            <w:tcMar>
              <w:top w:w="80.0" w:type="dxa"/>
              <w:left w:w="120.0" w:type="dxa"/>
              <w:bottom w:w="80.0" w:type="dxa"/>
              <w:right w:w="120.0" w:type="dxa"/>
            </w:tcMar>
            <w:vAlign w:val="top"/>
          </w:tcPr>
          <w:p w:rsidR="00000000" w:rsidDel="00000000" w:rsidP="00000000" w:rsidRDefault="00000000" w:rsidRPr="00000000" w14:paraId="00000008">
            <w:pPr>
              <w:spacing w:after="240" w:before="240" w:line="240" w:lineRule="auto"/>
              <w:rPr>
                <w:b w:val="1"/>
                <w:bCs w:val="1"/>
                <w:color w:val="f4f6f4"/>
              </w:rPr>
            </w:pPr>
            <w:r w:rsidDel="00000000" w:rsidR="00000000" w:rsidRPr="00000000">
              <w:rPr>
                <w:b w:val="1"/>
                <w:bCs w:val="1"/>
                <w:color w:val="f4f6f4"/>
                <w:rtl w:val="0"/>
              </w:rPr>
              <w:t xml:space="preserve">kaspal.anamol@gmail.com</w:t>
            </w:r>
          </w:p>
        </w:tc>
      </w:tr>
      <w:tr>
        <w:trPr>
          <w:cantSplit w:val="0"/>
          <w:trHeight w:val="1442.7758789062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9">
            <w:pPr>
              <w:spacing w:after="240" w:before="240" w:line="276" w:lineRule="auto"/>
              <w:rPr>
                <w:b w:val="1"/>
                <w:bCs w:val="1"/>
              </w:rPr>
            </w:pPr>
            <w:r w:rsidDel="00000000" w:rsidR="00000000" w:rsidRPr="00000000">
              <w:rPr>
                <w:b w:val="1"/>
                <w:bCs w:val="1"/>
                <w:rtl w:val="0"/>
              </w:rPr>
              <w:t xml:space="preserve">Data Engineering &amp; Analysis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A">
            <w:pPr>
              <w:spacing w:after="240" w:before="240" w:line="276" w:lineRule="auto"/>
              <w:rPr/>
            </w:pPr>
            <w:r w:rsidDel="00000000" w:rsidR="00000000" w:rsidRPr="00000000">
              <w:rPr>
                <w:rtl w:val="0"/>
              </w:rPr>
              <w:t xml:space="preserve">Data ingestion and DuckDB schema design; missingness audit and terminal-stop flagging; pre-computation of per-stop/per-hour aggregates; Python/Pandas EDA;</w:t>
            </w:r>
          </w:p>
        </w:tc>
      </w:tr>
      <w:tr>
        <w:trPr>
          <w:cantSplit w:val="0"/>
          <w:trHeight w:val="695.92529296875" w:hRule="atLeast"/>
          <w:tblHeader w:val="0"/>
        </w:trPr>
        <w:tc>
          <w:tcPr>
            <w:tcBorders>
              <w:top w:color="cccccc" w:space="0" w:sz="8" w:val="single"/>
              <w:left w:color="cccccc" w:space="0" w:sz="8" w:val="single"/>
              <w:bottom w:color="cccccc" w:space="0" w:sz="8" w:val="single"/>
              <w:right w:color="cccccc" w:space="0" w:sz="8" w:val="single"/>
            </w:tcBorders>
            <w:shd w:fill="1b7a3e" w:val="clear"/>
            <w:tcMar>
              <w:top w:w="80.0" w:type="dxa"/>
              <w:left w:w="120.0" w:type="dxa"/>
              <w:bottom w:w="80.0" w:type="dxa"/>
              <w:right w:w="120.0" w:type="dxa"/>
            </w:tcMar>
            <w:vAlign w:val="top"/>
          </w:tcPr>
          <w:p w:rsidR="00000000" w:rsidDel="00000000" w:rsidP="00000000" w:rsidRDefault="00000000" w:rsidRPr="00000000" w14:paraId="0000000B">
            <w:pPr>
              <w:spacing w:after="240" w:before="240" w:line="240" w:lineRule="auto"/>
              <w:rPr>
                <w:b w:val="1"/>
                <w:bCs w:val="1"/>
                <w:color w:val="f4f6f4"/>
              </w:rPr>
            </w:pPr>
            <w:r w:rsidDel="00000000" w:rsidR="00000000" w:rsidRPr="00000000">
              <w:rPr>
                <w:b w:val="1"/>
                <w:bCs w:val="1"/>
                <w:color w:val="f4f6f4"/>
                <w:rtl w:val="0"/>
              </w:rPr>
              <w:t xml:space="preserve">Minseok Choi</w:t>
            </w:r>
          </w:p>
        </w:tc>
        <w:tc>
          <w:tcPr>
            <w:tcBorders>
              <w:top w:color="cccccc" w:space="0" w:sz="8" w:val="single"/>
              <w:left w:color="000000" w:space="0" w:sz="0" w:val="nil"/>
              <w:bottom w:color="cccccc" w:space="0" w:sz="8" w:val="single"/>
              <w:right w:color="cccccc" w:space="0" w:sz="8" w:val="single"/>
            </w:tcBorders>
            <w:shd w:fill="1b7a3e" w:val="clear"/>
            <w:tcMar>
              <w:top w:w="80.0" w:type="dxa"/>
              <w:left w:w="120.0" w:type="dxa"/>
              <w:bottom w:w="80.0" w:type="dxa"/>
              <w:right w:w="120.0" w:type="dxa"/>
            </w:tcMar>
            <w:vAlign w:val="top"/>
          </w:tcPr>
          <w:p w:rsidR="00000000" w:rsidDel="00000000" w:rsidP="00000000" w:rsidRDefault="00000000" w:rsidRPr="00000000" w14:paraId="0000000C">
            <w:pPr>
              <w:spacing w:after="240" w:before="240" w:line="240" w:lineRule="auto"/>
              <w:rPr>
                <w:b w:val="1"/>
                <w:bCs w:val="1"/>
                <w:color w:val="f4f6f4"/>
              </w:rPr>
            </w:pPr>
            <w:r w:rsidDel="00000000" w:rsidR="00000000" w:rsidRPr="00000000">
              <w:rPr>
                <w:b w:val="1"/>
                <w:bCs w:val="1"/>
                <w:color w:val="f4f6f4"/>
                <w:rtl w:val="0"/>
              </w:rPr>
              <w:t xml:space="preserve">renardtoucan@gmail.com</w:t>
            </w:r>
          </w:p>
        </w:tc>
      </w:tr>
      <w:tr>
        <w:trPr>
          <w:cantSplit w:val="0"/>
          <w:trHeight w:val="1442.7758789062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Frontend &amp; Visualization</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Flask API and D3.js chart implementations; interactive filters (direction, day type, hour slider, terminal toggle); long-gap event browser; final presentation slides and video narration.</w:t>
            </w:r>
          </w:p>
        </w:tc>
      </w:tr>
    </w:tbl>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276" w:lineRule="auto"/>
        <w:rPr>
          <w:b w:val="1"/>
          <w:bCs w:val="1"/>
          <w:color w:val="1b7a3e"/>
          <w:sz w:val="34"/>
          <w:szCs w:val="34"/>
        </w:rPr>
      </w:pPr>
      <w:bookmarkStart w:colFirst="0" w:colLast="0" w:name="_78u0nbsswzg2" w:id="0"/>
      <w:bookmarkEnd w:id="0"/>
      <w:r w:rsidDel="00000000" w:rsidR="00000000" w:rsidRPr="00000000">
        <w:rPr>
          <w:b w:val="1"/>
          <w:bCs w:val="1"/>
          <w:color w:val="1b7a3e"/>
          <w:sz w:val="34"/>
          <w:szCs w:val="34"/>
          <w:rtl w:val="0"/>
        </w:rPr>
        <w:t xml:space="preserve">2. Project Timeline</w:t>
      </w:r>
    </w:p>
    <w:p w:rsidR="00000000" w:rsidDel="00000000" w:rsidP="00000000" w:rsidRDefault="00000000" w:rsidRPr="00000000" w14:paraId="00000016">
      <w:pPr>
        <w:spacing w:line="480" w:lineRule="auto"/>
        <w:rPr>
          <w:sz w:val="34"/>
          <w:szCs w:val="34"/>
        </w:rPr>
      </w:pPr>
      <w:r w:rsidDel="00000000" w:rsidR="00000000" w:rsidRPr="00000000">
        <w:rPr>
          <w:color w:val="1b7a3e"/>
          <w:sz w:val="34"/>
          <w:szCs w:val="34"/>
          <w:rtl w:val="0"/>
        </w:rPr>
        <w:t xml:space="preserve">_________________________________________________</w:t>
      </w:r>
      <w:r w:rsidDel="00000000" w:rsidR="00000000" w:rsidRPr="00000000">
        <w:rPr>
          <w:rtl w:val="0"/>
        </w:rPr>
      </w:r>
    </w:p>
    <w:tbl>
      <w:tblPr>
        <w:tblStyle w:val="Table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745"/>
        <w:gridCol w:w="5340"/>
        <w:tblGridChange w:id="0">
          <w:tblGrid>
            <w:gridCol w:w="1335"/>
            <w:gridCol w:w="2745"/>
            <w:gridCol w:w="5340"/>
          </w:tblGrid>
        </w:tblGridChange>
      </w:tblGrid>
      <w:tr>
        <w:trPr>
          <w:cantSplit w:val="0"/>
          <w:trHeight w:val="642.978515625" w:hRule="atLeast"/>
          <w:tblHeader w:val="0"/>
        </w:trPr>
        <w:tc>
          <w:tcPr>
            <w:tcBorders>
              <w:top w:color="cccccc" w:space="0" w:sz="7" w:val="single"/>
              <w:left w:color="cccccc" w:space="0" w:sz="7" w:val="single"/>
              <w:bottom w:color="cccccc" w:space="0" w:sz="7" w:val="single"/>
              <w:right w:color="cccccc" w:space="0" w:sz="7" w:val="single"/>
            </w:tcBorders>
            <w:shd w:fill="1b7a3e" w:val="clear"/>
            <w:tcMar>
              <w:top w:w="80.0" w:type="dxa"/>
              <w:left w:w="120.0" w:type="dxa"/>
              <w:bottom w:w="80.0" w:type="dxa"/>
              <w:right w:w="120.0" w:type="dxa"/>
            </w:tcMar>
            <w:vAlign w:val="top"/>
          </w:tcPr>
          <w:p w:rsidR="00000000" w:rsidDel="00000000" w:rsidP="00000000" w:rsidRDefault="00000000" w:rsidRPr="00000000" w14:paraId="00000017">
            <w:pPr>
              <w:spacing w:after="240" w:before="240" w:line="240" w:lineRule="auto"/>
              <w:rPr>
                <w:b w:val="1"/>
                <w:bCs w:val="1"/>
                <w:color w:val="ffffff"/>
              </w:rPr>
            </w:pPr>
            <w:r w:rsidDel="00000000" w:rsidR="00000000" w:rsidRPr="00000000">
              <w:rPr>
                <w:b w:val="1"/>
                <w:bCs w:val="1"/>
                <w:color w:val="ffffff"/>
                <w:rtl w:val="0"/>
              </w:rPr>
              <w:t xml:space="preserve">Dates</w:t>
            </w:r>
          </w:p>
        </w:tc>
        <w:tc>
          <w:tcPr>
            <w:tcBorders>
              <w:top w:color="cccccc" w:space="0" w:sz="7" w:val="single"/>
              <w:left w:color="000000" w:space="0" w:sz="0" w:val="nil"/>
              <w:bottom w:color="cccccc" w:space="0" w:sz="7" w:val="single"/>
              <w:right w:color="cccccc" w:space="0" w:sz="7" w:val="single"/>
            </w:tcBorders>
            <w:shd w:fill="1b7a3e" w:val="clear"/>
            <w:tcMar>
              <w:top w:w="80.0" w:type="dxa"/>
              <w:left w:w="120.0" w:type="dxa"/>
              <w:bottom w:w="80.0" w:type="dxa"/>
              <w:right w:w="120.0" w:type="dxa"/>
            </w:tcMar>
            <w:vAlign w:val="top"/>
          </w:tcPr>
          <w:p w:rsidR="00000000" w:rsidDel="00000000" w:rsidP="00000000" w:rsidRDefault="00000000" w:rsidRPr="00000000" w14:paraId="00000018">
            <w:pPr>
              <w:spacing w:after="240" w:before="240" w:line="240" w:lineRule="auto"/>
              <w:rPr>
                <w:b w:val="1"/>
                <w:bCs w:val="1"/>
                <w:color w:val="ffffff"/>
              </w:rPr>
            </w:pPr>
            <w:r w:rsidDel="00000000" w:rsidR="00000000" w:rsidRPr="00000000">
              <w:rPr>
                <w:b w:val="1"/>
                <w:bCs w:val="1"/>
                <w:color w:val="ffffff"/>
                <w:rtl w:val="0"/>
              </w:rPr>
              <w:t xml:space="preserve">Milestone</w:t>
            </w:r>
          </w:p>
        </w:tc>
        <w:tc>
          <w:tcPr>
            <w:tcBorders>
              <w:top w:color="cccccc" w:space="0" w:sz="7" w:val="single"/>
              <w:left w:color="000000" w:space="0" w:sz="0" w:val="nil"/>
              <w:bottom w:color="cccccc" w:space="0" w:sz="7" w:val="single"/>
              <w:right w:color="cccccc" w:space="0" w:sz="7" w:val="single"/>
            </w:tcBorders>
            <w:shd w:fill="1b7a3e" w:val="clear"/>
            <w:tcMar>
              <w:top w:w="80.0" w:type="dxa"/>
              <w:left w:w="120.0" w:type="dxa"/>
              <w:bottom w:w="80.0" w:type="dxa"/>
              <w:right w:w="120.0" w:type="dxa"/>
            </w:tcMar>
            <w:vAlign w:val="top"/>
          </w:tcPr>
          <w:p w:rsidR="00000000" w:rsidDel="00000000" w:rsidP="00000000" w:rsidRDefault="00000000" w:rsidRPr="00000000" w14:paraId="00000019">
            <w:pPr>
              <w:spacing w:after="240" w:before="240" w:line="240" w:lineRule="auto"/>
              <w:rPr>
                <w:b w:val="1"/>
                <w:bCs w:val="1"/>
                <w:color w:val="ffffff"/>
              </w:rPr>
            </w:pPr>
            <w:r w:rsidDel="00000000" w:rsidR="00000000" w:rsidRPr="00000000">
              <w:rPr>
                <w:b w:val="1"/>
                <w:bCs w:val="1"/>
                <w:color w:val="ffffff"/>
                <w:rtl w:val="0"/>
              </w:rPr>
              <w:t xml:space="preserve">Deliverable</w:t>
            </w:r>
          </w:p>
        </w:tc>
      </w:tr>
      <w:tr>
        <w:trPr>
          <w:cantSplit w:val="0"/>
          <w:trHeight w:val="642.9785156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spacing w:after="240" w:before="240" w:line="240" w:lineRule="auto"/>
              <w:rPr/>
            </w:pPr>
            <w:r w:rsidDel="00000000" w:rsidR="00000000" w:rsidRPr="00000000">
              <w:rPr>
                <w:rtl w:val="0"/>
              </w:rPr>
              <w:t xml:space="preserve">Apr 13</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after="240" w:before="240" w:line="240" w:lineRule="auto"/>
              <w:rPr/>
            </w:pPr>
            <w:r w:rsidDel="00000000" w:rsidR="00000000" w:rsidRPr="00000000">
              <w:rPr>
                <w:rtl w:val="0"/>
              </w:rPr>
              <w:t xml:space="preserve">Initial Report submitted</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after="240" w:before="240" w:line="240" w:lineRule="auto"/>
              <w:rPr/>
            </w:pPr>
            <w:r w:rsidDel="00000000" w:rsidR="00000000" w:rsidRPr="00000000">
              <w:rPr>
                <w:rtl w:val="0"/>
              </w:rPr>
              <w:t xml:space="preserve">Initial Report</w:t>
            </w:r>
          </w:p>
        </w:tc>
      </w:tr>
      <w:tr>
        <w:trPr>
          <w:cantSplit w:val="0"/>
          <w:trHeight w:val="885" w:hRule="atLeast"/>
          <w:tblHeader w:val="0"/>
        </w:trPr>
        <w:tc>
          <w:tcPr>
            <w:tcBorders>
              <w:top w:color="000000" w:space="0" w:sz="0" w:val="nil"/>
              <w:left w:color="cccccc" w:space="0" w:sz="7" w:val="single"/>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1D">
            <w:pPr>
              <w:spacing w:after="240" w:before="240" w:line="240" w:lineRule="auto"/>
              <w:rPr/>
            </w:pPr>
            <w:r w:rsidDel="00000000" w:rsidR="00000000" w:rsidRPr="00000000">
              <w:rPr>
                <w:rtl w:val="0"/>
              </w:rPr>
              <w:t xml:space="preserve">Apr 14-17</w:t>
            </w:r>
          </w:p>
        </w:tc>
        <w:tc>
          <w:tcPr>
            <w:tcBorders>
              <w:top w:color="000000" w:space="0" w:sz="0" w:val="nil"/>
              <w:left w:color="000000" w:space="0" w:sz="0" w:val="nil"/>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1E">
            <w:pPr>
              <w:spacing w:after="240" w:before="240" w:line="240" w:lineRule="auto"/>
              <w:rPr/>
            </w:pPr>
            <w:r w:rsidDel="00000000" w:rsidR="00000000" w:rsidRPr="00000000">
              <w:rPr>
                <w:rtl w:val="0"/>
              </w:rPr>
              <w:t xml:space="preserve">Data pipeline setup</w:t>
            </w:r>
          </w:p>
        </w:tc>
        <w:tc>
          <w:tcPr>
            <w:tcBorders>
              <w:top w:color="000000" w:space="0" w:sz="0" w:val="nil"/>
              <w:left w:color="000000" w:space="0" w:sz="0" w:val="nil"/>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1F">
            <w:pPr>
              <w:spacing w:after="240" w:before="240" w:line="240" w:lineRule="auto"/>
              <w:rPr/>
            </w:pPr>
            <w:r w:rsidDel="00000000" w:rsidR="00000000" w:rsidRPr="00000000">
              <w:rPr>
                <w:rtl w:val="0"/>
              </w:rPr>
              <w:t xml:space="preserve">DuckDB schema + cleaned CSVs; terminal-stop flags added</w:t>
            </w:r>
          </w:p>
        </w:tc>
      </w:tr>
      <w:tr>
        <w:trPr>
          <w:cantSplit w:val="0"/>
          <w:trHeight w:val="990"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spacing w:after="240" w:before="240" w:line="240" w:lineRule="auto"/>
              <w:rPr/>
            </w:pPr>
            <w:r w:rsidDel="00000000" w:rsidR="00000000" w:rsidRPr="00000000">
              <w:rPr>
                <w:rtl w:val="0"/>
              </w:rPr>
              <w:t xml:space="preserve">Apr 18-20</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after="240" w:before="240" w:line="240" w:lineRule="auto"/>
              <w:rPr/>
            </w:pPr>
            <w:r w:rsidDel="00000000" w:rsidR="00000000" w:rsidRPr="00000000">
              <w:rPr>
                <w:rtl w:val="0"/>
              </w:rPr>
              <w:t xml:space="preserve">Exploratory analysis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after="240" w:before="240" w:line="240" w:lineRule="auto"/>
              <w:rPr/>
            </w:pPr>
            <w:r w:rsidDel="00000000" w:rsidR="00000000" w:rsidRPr="00000000">
              <w:rPr>
                <w:rtl w:val="0"/>
              </w:rPr>
              <w:t xml:space="preserve">Python/Pandas EDA: per-branch distributions, missingness audit, long-gap inventory</w:t>
            </w:r>
          </w:p>
        </w:tc>
      </w:tr>
      <w:tr>
        <w:trPr>
          <w:cantSplit w:val="0"/>
          <w:trHeight w:val="1118.935546875" w:hRule="atLeast"/>
          <w:tblHeader w:val="0"/>
        </w:trPr>
        <w:tc>
          <w:tcPr>
            <w:tcBorders>
              <w:top w:color="000000" w:space="0" w:sz="0" w:val="nil"/>
              <w:left w:color="cccccc" w:space="0" w:sz="7" w:val="single"/>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23">
            <w:pPr>
              <w:spacing w:after="240" w:before="240" w:line="240" w:lineRule="auto"/>
              <w:rPr/>
            </w:pPr>
            <w:r w:rsidDel="00000000" w:rsidR="00000000" w:rsidRPr="00000000">
              <w:rPr>
                <w:rtl w:val="0"/>
              </w:rPr>
              <w:t xml:space="preserve">Apr 21-24</w:t>
            </w:r>
          </w:p>
        </w:tc>
        <w:tc>
          <w:tcPr>
            <w:tcBorders>
              <w:top w:color="000000" w:space="0" w:sz="0" w:val="nil"/>
              <w:left w:color="000000" w:space="0" w:sz="0" w:val="nil"/>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24">
            <w:pPr>
              <w:spacing w:after="240" w:before="240" w:line="240" w:lineRule="auto"/>
              <w:rPr/>
            </w:pPr>
            <w:r w:rsidDel="00000000" w:rsidR="00000000" w:rsidRPr="00000000">
              <w:rPr>
                <w:rtl w:val="0"/>
              </w:rPr>
              <w:t xml:space="preserve">Must-have visualizations (T1-T3)</w:t>
            </w:r>
          </w:p>
        </w:tc>
        <w:tc>
          <w:tcPr>
            <w:tcBorders>
              <w:top w:color="000000" w:space="0" w:sz="0" w:val="nil"/>
              <w:left w:color="000000" w:space="0" w:sz="0" w:val="nil"/>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25">
            <w:pPr>
              <w:spacing w:after="240" w:before="240" w:line="240" w:lineRule="auto"/>
              <w:rPr/>
            </w:pPr>
            <w:r w:rsidDel="00000000" w:rsidR="00000000" w:rsidRPr="00000000">
              <w:rPr>
                <w:rtl w:val="0"/>
              </w:rPr>
              <w:t xml:space="preserve">Working Flask + D3.js views: distribution viewer, GLX comparison panel, missingness overlay</w:t>
            </w:r>
          </w:p>
        </w:tc>
      </w:tr>
      <w:tr>
        <w:trPr>
          <w:cantSplit w:val="0"/>
          <w:trHeight w:val="88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240" w:before="240" w:line="240" w:lineRule="auto"/>
              <w:rPr/>
            </w:pPr>
            <w:r w:rsidDel="00000000" w:rsidR="00000000" w:rsidRPr="00000000">
              <w:rPr>
                <w:rtl w:val="0"/>
              </w:rPr>
              <w:t xml:space="preserve">Apr 25-27</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240" w:before="240" w:line="240" w:lineRule="auto"/>
              <w:rPr/>
            </w:pPr>
            <w:r w:rsidDel="00000000" w:rsidR="00000000" w:rsidRPr="00000000">
              <w:rPr>
                <w:rtl w:val="0"/>
              </w:rPr>
              <w:t xml:space="preserve">Temporal analysis features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spacing w:after="240" w:before="240" w:line="240" w:lineRule="auto"/>
              <w:rPr/>
            </w:pPr>
            <w:r w:rsidDel="00000000" w:rsidR="00000000" w:rsidRPr="00000000">
              <w:rPr>
                <w:rtl w:val="0"/>
              </w:rPr>
              <w:t xml:space="preserve">Hour-of-day chart, weekday/weekend selector, terminal-stop toggle</w:t>
            </w:r>
          </w:p>
        </w:tc>
      </w:tr>
      <w:tr>
        <w:trPr>
          <w:cantSplit w:val="0"/>
          <w:trHeight w:val="885" w:hRule="atLeast"/>
          <w:tblHeader w:val="0"/>
        </w:trPr>
        <w:tc>
          <w:tcPr>
            <w:tcBorders>
              <w:top w:color="000000" w:space="0" w:sz="0" w:val="nil"/>
              <w:left w:color="cccccc" w:space="0" w:sz="7" w:val="single"/>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29">
            <w:pPr>
              <w:spacing w:after="240" w:before="240" w:line="240" w:lineRule="auto"/>
              <w:rPr/>
            </w:pPr>
            <w:r w:rsidDel="00000000" w:rsidR="00000000" w:rsidRPr="00000000">
              <w:rPr>
                <w:rtl w:val="0"/>
              </w:rPr>
              <w:t xml:space="preserve">Apr 28-30</w:t>
            </w:r>
          </w:p>
        </w:tc>
        <w:tc>
          <w:tcPr>
            <w:tcBorders>
              <w:top w:color="000000" w:space="0" w:sz="0" w:val="nil"/>
              <w:left w:color="000000" w:space="0" w:sz="0" w:val="nil"/>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240" w:lineRule="auto"/>
              <w:rPr/>
            </w:pPr>
            <w:r w:rsidDel="00000000" w:rsidR="00000000" w:rsidRPr="00000000">
              <w:rPr>
                <w:rtl w:val="0"/>
              </w:rPr>
              <w:t xml:space="preserve">Good-to-have features</w:t>
            </w:r>
          </w:p>
        </w:tc>
        <w:tc>
          <w:tcPr>
            <w:tcBorders>
              <w:top w:color="000000" w:space="0" w:sz="0" w:val="nil"/>
              <w:left w:color="000000" w:space="0" w:sz="0" w:val="nil"/>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2B">
            <w:pPr>
              <w:spacing w:after="240" w:before="240" w:line="240" w:lineRule="auto"/>
              <w:rPr/>
            </w:pPr>
            <w:r w:rsidDel="00000000" w:rsidR="00000000" w:rsidRPr="00000000">
              <w:rPr>
                <w:rtl w:val="0"/>
              </w:rPr>
              <w:t xml:space="preserve">Direction toggle, long-gap event browser, month-by-month trend chart</w:t>
            </w:r>
          </w:p>
        </w:tc>
      </w:tr>
      <w:tr>
        <w:trPr>
          <w:cantSplit w:val="0"/>
          <w:trHeight w:val="88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spacing w:after="240" w:before="240" w:line="240" w:lineRule="auto"/>
              <w:rPr/>
            </w:pPr>
            <w:r w:rsidDel="00000000" w:rsidR="00000000" w:rsidRPr="00000000">
              <w:rPr>
                <w:rtl w:val="0"/>
              </w:rPr>
              <w:t xml:space="preserve">May 1-2</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spacing w:after="240" w:before="240" w:line="240" w:lineRule="auto"/>
              <w:rPr/>
            </w:pPr>
            <w:r w:rsidDel="00000000" w:rsidR="00000000" w:rsidRPr="00000000">
              <w:rPr>
                <w:rtl w:val="0"/>
              </w:rPr>
              <w:t xml:space="preserve">Answer Sheet drafting</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spacing w:after="240" w:before="240" w:line="240" w:lineRule="auto"/>
              <w:rPr/>
            </w:pPr>
            <w:r w:rsidDel="00000000" w:rsidR="00000000" w:rsidRPr="00000000">
              <w:rPr>
                <w:rtl w:val="0"/>
              </w:rPr>
              <w:t xml:space="preserve">Draft answers to Q1-Q3 with supporting images from system</w:t>
            </w:r>
          </w:p>
        </w:tc>
      </w:tr>
      <w:tr>
        <w:trPr>
          <w:cantSplit w:val="0"/>
          <w:trHeight w:val="850.95703125" w:hRule="atLeast"/>
          <w:tblHeader w:val="0"/>
        </w:trPr>
        <w:tc>
          <w:tcPr>
            <w:tcBorders>
              <w:top w:color="000000" w:space="0" w:sz="0" w:val="nil"/>
              <w:left w:color="cccccc" w:space="0" w:sz="7" w:val="single"/>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2F">
            <w:pPr>
              <w:spacing w:after="240" w:before="240" w:line="240" w:lineRule="auto"/>
              <w:rPr/>
            </w:pPr>
            <w:r w:rsidDel="00000000" w:rsidR="00000000" w:rsidRPr="00000000">
              <w:rPr>
                <w:rtl w:val="0"/>
              </w:rPr>
              <w:t xml:space="preserve">May 2-3</w:t>
            </w:r>
          </w:p>
        </w:tc>
        <w:tc>
          <w:tcPr>
            <w:tcBorders>
              <w:top w:color="000000" w:space="0" w:sz="0" w:val="nil"/>
              <w:left w:color="000000" w:space="0" w:sz="0" w:val="nil"/>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30">
            <w:pPr>
              <w:spacing w:after="240" w:before="240" w:line="240" w:lineRule="auto"/>
              <w:rPr/>
            </w:pPr>
            <w:r w:rsidDel="00000000" w:rsidR="00000000" w:rsidRPr="00000000">
              <w:rPr>
                <w:rtl w:val="0"/>
              </w:rPr>
              <w:t xml:space="preserve">Integration, polish, video recording</w:t>
            </w:r>
          </w:p>
        </w:tc>
        <w:tc>
          <w:tcPr>
            <w:tcBorders>
              <w:top w:color="000000" w:space="0" w:sz="0" w:val="nil"/>
              <w:left w:color="000000" w:space="0" w:sz="0" w:val="nil"/>
              <w:bottom w:color="cccccc" w:space="0" w:sz="7" w:val="single"/>
              <w:right w:color="cccccc" w:space="0" w:sz="7" w:val="single"/>
            </w:tcBorders>
            <w:shd w:fill="f4f6f4" w:val="clear"/>
            <w:tcMar>
              <w:top w:w="80.0" w:type="dxa"/>
              <w:left w:w="120.0" w:type="dxa"/>
              <w:bottom w:w="80.0" w:type="dxa"/>
              <w:right w:w="120.0" w:type="dxa"/>
            </w:tcMar>
            <w:vAlign w:val="top"/>
          </w:tcPr>
          <w:p w:rsidR="00000000" w:rsidDel="00000000" w:rsidP="00000000" w:rsidRDefault="00000000" w:rsidRPr="00000000" w14:paraId="00000031">
            <w:pPr>
              <w:spacing w:after="240" w:before="240" w:line="240" w:lineRule="auto"/>
              <w:rPr/>
            </w:pPr>
            <w:r w:rsidDel="00000000" w:rsidR="00000000" w:rsidRPr="00000000">
              <w:rPr>
                <w:rtl w:val="0"/>
              </w:rPr>
              <w:t xml:space="preserve">End-to-end system tested; 5-min demo video recorded</w:t>
            </w:r>
          </w:p>
        </w:tc>
      </w:tr>
      <w:tr>
        <w:trPr>
          <w:cantSplit w:val="0"/>
          <w:trHeight w:val="747.97851562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after="240" w:before="240" w:line="240" w:lineRule="auto"/>
              <w:rPr/>
            </w:pPr>
            <w:r w:rsidDel="00000000" w:rsidR="00000000" w:rsidRPr="00000000">
              <w:rPr>
                <w:rtl w:val="0"/>
              </w:rPr>
              <w:t xml:space="preserve">May 4</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240" w:before="240" w:line="240" w:lineRule="auto"/>
              <w:rPr/>
            </w:pPr>
            <w:r w:rsidDel="00000000" w:rsidR="00000000" w:rsidRPr="00000000">
              <w:rPr>
                <w:rtl w:val="0"/>
              </w:rPr>
              <w:t xml:space="preserve">Final submission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after="240" w:before="240" w:line="240" w:lineRule="auto"/>
              <w:rPr/>
            </w:pPr>
            <w:r w:rsidDel="00000000" w:rsidR="00000000" w:rsidRPr="00000000">
              <w:rPr>
                <w:rtl w:val="0"/>
              </w:rPr>
              <w:t xml:space="preserve">Answer Sheet PDF, video, source code zip</w:t>
            </w:r>
          </w:p>
        </w:tc>
      </w:tr>
    </w:tbl>
    <w:p w:rsidR="00000000" w:rsidDel="00000000" w:rsidP="00000000" w:rsidRDefault="00000000" w:rsidRPr="00000000" w14:paraId="00000035">
      <w:pPr>
        <w:spacing w:after="200" w:before="240" w:line="48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pStyle w:val="Heading1"/>
        <w:keepNext w:val="0"/>
        <w:keepLines w:val="0"/>
        <w:spacing w:before="480" w:line="276" w:lineRule="auto"/>
        <w:rPr>
          <w:b w:val="1"/>
          <w:bCs w:val="1"/>
          <w:color w:val="38761d"/>
          <w:sz w:val="34"/>
          <w:szCs w:val="34"/>
        </w:rPr>
      </w:pPr>
      <w:bookmarkStart w:colFirst="0" w:colLast="0" w:name="_tipctkdprisc" w:id="1"/>
      <w:bookmarkEnd w:id="1"/>
      <w:r w:rsidDel="00000000" w:rsidR="00000000" w:rsidRPr="00000000">
        <w:rPr>
          <w:b w:val="1"/>
          <w:bCs w:val="1"/>
          <w:color w:val="38761d"/>
          <w:sz w:val="34"/>
          <w:szCs w:val="34"/>
          <w:rtl w:val="0"/>
        </w:rPr>
        <w:t xml:space="preserve">3. Abstract</w:t>
      </w:r>
    </w:p>
    <w:p w:rsidR="00000000" w:rsidDel="00000000" w:rsidP="00000000" w:rsidRDefault="00000000" w:rsidRPr="00000000" w14:paraId="00000037">
      <w:pPr>
        <w:spacing w:line="480" w:lineRule="auto"/>
        <w:rPr>
          <w:color w:val="38761d"/>
          <w:sz w:val="34"/>
          <w:szCs w:val="34"/>
        </w:rPr>
      </w:pPr>
      <w:r w:rsidDel="00000000" w:rsidR="00000000" w:rsidRPr="00000000">
        <w:rPr>
          <w:color w:val="38761d"/>
          <w:sz w:val="34"/>
          <w:szCs w:val="34"/>
          <w:rtl w:val="0"/>
        </w:rPr>
        <w:t xml:space="preserve">_________________________________________________</w:t>
      </w:r>
    </w:p>
    <w:p w:rsidR="00000000" w:rsidDel="00000000" w:rsidP="00000000" w:rsidRDefault="00000000" w:rsidRPr="00000000" w14:paraId="00000038">
      <w:pPr>
        <w:spacing w:line="480" w:lineRule="auto"/>
        <w:rPr/>
      </w:pPr>
      <w:r w:rsidDel="00000000" w:rsidR="00000000" w:rsidRPr="00000000">
        <w:rPr>
          <w:rtl w:val="0"/>
        </w:rPr>
        <w:t xml:space="preserve">Our project will investigate whether the GLX to Tufts behaves differently from the rest of the Green Line. This dataset allows us to see the time between consecutive departures at each stop in 2025 allowing us to answer this question. Headways are a clear measure of service quality because they capture the frequency of train arrival, how evenly spaced service is, and how often there are long gaps. We want to look at this question beyond just “better” or “worse” but actually look at the difference in terms of frequency, regularity, and directionality. </w:t>
      </w:r>
    </w:p>
    <w:p w:rsidR="00000000" w:rsidDel="00000000" w:rsidP="00000000" w:rsidRDefault="00000000" w:rsidRPr="00000000" w14:paraId="00000039">
      <w:pPr>
        <w:spacing w:line="480" w:lineRule="auto"/>
        <w:rPr/>
      </w:pPr>
      <w:r w:rsidDel="00000000" w:rsidR="00000000" w:rsidRPr="00000000">
        <w:rPr>
          <w:rtl w:val="0"/>
        </w:rPr>
        <w:br w:type="textWrapping"/>
        <w:t xml:space="preserve">Some initial exploration points us to a useful story. Green-E has the shortest average effective headway among all of the branches of the Green Line, at 9.2 minutes. In green E, the intermediate Medford branch GLX stops have a slightly lower average branch headway than the rest of the E line (8.9 mins vs 9.3 mins) and a slightly lower frequency of long gaps. At the same time Medford/Tufts has very high missingness because terminal-originating records don’t have a previous departure at that same stop. This means that naive stop-level comparisons are likely to be misleading. Our final system will focus on controlled comparisons, combining location, time of data, direction, day type, and completeness of data to see what is truly different about the extension.</w:t>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line="480" w:lineRule="auto"/>
        <w:rPr/>
      </w:pPr>
      <w:r w:rsidDel="00000000" w:rsidR="00000000" w:rsidRPr="00000000">
        <w:rPr>
          <w:rtl w:val="0"/>
        </w:rPr>
      </w:r>
    </w:p>
    <w:p w:rsidR="00000000" w:rsidDel="00000000" w:rsidP="00000000" w:rsidRDefault="00000000" w:rsidRPr="00000000" w14:paraId="00000041">
      <w:pPr>
        <w:spacing w:line="276" w:lineRule="auto"/>
        <w:rPr>
          <w:color w:val="1b7a3e"/>
          <w:sz w:val="34"/>
          <w:szCs w:val="34"/>
        </w:rPr>
      </w:pPr>
      <w:r w:rsidDel="00000000" w:rsidR="00000000" w:rsidRPr="00000000">
        <w:rPr>
          <w:b w:val="1"/>
          <w:bCs w:val="1"/>
          <w:color w:val="1b7a3e"/>
          <w:sz w:val="34"/>
          <w:szCs w:val="34"/>
          <w:rtl w:val="0"/>
        </w:rPr>
        <w:t xml:space="preserve">4. Data Description</w:t>
      </w:r>
      <w:r w:rsidDel="00000000" w:rsidR="00000000" w:rsidRPr="00000000">
        <w:rPr>
          <w:color w:val="1b7a3e"/>
          <w:sz w:val="34"/>
          <w:szCs w:val="34"/>
          <w:rtl w:val="0"/>
        </w:rPr>
        <w:t xml:space="preserve">:</w:t>
      </w:r>
    </w:p>
    <w:p w:rsidR="00000000" w:rsidDel="00000000" w:rsidP="00000000" w:rsidRDefault="00000000" w:rsidRPr="00000000" w14:paraId="00000042">
      <w:pPr>
        <w:spacing w:line="480" w:lineRule="auto"/>
        <w:rPr>
          <w:color w:val="1b7a3e"/>
          <w:sz w:val="34"/>
          <w:szCs w:val="34"/>
        </w:rPr>
      </w:pPr>
      <w:r w:rsidDel="00000000" w:rsidR="00000000" w:rsidRPr="00000000">
        <w:rPr>
          <w:color w:val="1b7a3e"/>
          <w:sz w:val="34"/>
          <w:szCs w:val="34"/>
          <w:rtl w:val="0"/>
        </w:rPr>
        <w:t xml:space="preserve">_________________________________________________</w:t>
      </w:r>
    </w:p>
    <w:p w:rsidR="00000000" w:rsidDel="00000000" w:rsidP="00000000" w:rsidRDefault="00000000" w:rsidRPr="00000000" w14:paraId="00000043">
      <w:pPr>
        <w:spacing w:line="480" w:lineRule="auto"/>
        <w:rPr/>
      </w:pPr>
      <w:r w:rsidDel="00000000" w:rsidR="00000000" w:rsidRPr="00000000">
        <w:rPr>
          <w:rtl w:val="0"/>
        </w:rPr>
        <w:t xml:space="preserve">The data has 12 CSVs for the 2025 calendar year. It has 13,583,710 records across 365 days, 8 route IDs, and 125 stations. Each record has a route and branch identifier, trip and direction info, stop metadata, departure timestamp, seconds-from-midnight for the departure event, and trunk/branch headway. For routes with branches, branch headway is the most specific measure and if it doesn’t have branches the field is null. </w:t>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rPr/>
      </w:pPr>
      <w:r w:rsidDel="00000000" w:rsidR="00000000" w:rsidRPr="00000000">
        <w:rPr>
          <w:rtl w:val="0"/>
        </w:rPr>
        <w:t xml:space="preserve">We can use this dataset for both exploratory and confirmatory analysis, but there are some important things to note. Approx 31.1% of branch-headway values are null because Blue, Orange, and Mattapan lines do not have branches. Trunk-headway missingness is only 2.9%. There are also some artifacts which are stop-specific. Medford/Tufts has about 98.9% null branch-headway values which is similar to Heath Street. This suggests that terminal behavior affects whether a previous departure exists at the same stop, which matters because we can’t just do a naive ranking of stops by an average headway. This would incorrectly label terminal stops as extreme outliers even when the issue is structural.</w:t>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rPr>
          <w:color w:val="1b7a3e"/>
        </w:rPr>
      </w:pPr>
      <w:r w:rsidDel="00000000" w:rsidR="00000000" w:rsidRPr="00000000">
        <w:rPr>
          <w:rtl w:val="0"/>
        </w:rPr>
      </w:r>
    </w:p>
    <w:p w:rsidR="00000000" w:rsidDel="00000000" w:rsidP="00000000" w:rsidRDefault="00000000" w:rsidRPr="00000000" w14:paraId="00000048">
      <w:pPr>
        <w:spacing w:line="480" w:lineRule="auto"/>
        <w:rPr>
          <w:color w:val="1b7a3e"/>
        </w:rPr>
      </w:pPr>
      <w:r w:rsidDel="00000000" w:rsidR="00000000" w:rsidRPr="00000000">
        <w:rPr>
          <w:rtl w:val="0"/>
        </w:rPr>
      </w:r>
    </w:p>
    <w:p w:rsidR="00000000" w:rsidDel="00000000" w:rsidP="00000000" w:rsidRDefault="00000000" w:rsidRPr="00000000" w14:paraId="00000049">
      <w:pPr>
        <w:spacing w:line="480" w:lineRule="auto"/>
        <w:rPr>
          <w:color w:val="1b7a3e"/>
        </w:rPr>
      </w:pPr>
      <w:r w:rsidDel="00000000" w:rsidR="00000000" w:rsidRPr="00000000">
        <w:rPr>
          <w:rtl w:val="0"/>
        </w:rPr>
      </w:r>
    </w:p>
    <w:p w:rsidR="00000000" w:rsidDel="00000000" w:rsidP="00000000" w:rsidRDefault="00000000" w:rsidRPr="00000000" w14:paraId="0000004A">
      <w:pPr>
        <w:spacing w:line="480" w:lineRule="auto"/>
        <w:rPr>
          <w:color w:val="1b7a3e"/>
        </w:rPr>
      </w:pPr>
      <w:r w:rsidDel="00000000" w:rsidR="00000000" w:rsidRPr="00000000">
        <w:rPr>
          <w:rtl w:val="0"/>
        </w:rPr>
      </w:r>
    </w:p>
    <w:p w:rsidR="00000000" w:rsidDel="00000000" w:rsidP="00000000" w:rsidRDefault="00000000" w:rsidRPr="00000000" w14:paraId="0000004B">
      <w:pPr>
        <w:spacing w:line="480" w:lineRule="auto"/>
        <w:rPr>
          <w:color w:val="1b7a3e"/>
        </w:rPr>
      </w:pPr>
      <w:r w:rsidDel="00000000" w:rsidR="00000000" w:rsidRPr="00000000">
        <w:rPr>
          <w:rtl w:val="0"/>
        </w:rPr>
      </w:r>
    </w:p>
    <w:p w:rsidR="00000000" w:rsidDel="00000000" w:rsidP="00000000" w:rsidRDefault="00000000" w:rsidRPr="00000000" w14:paraId="0000004C">
      <w:pPr>
        <w:spacing w:line="480" w:lineRule="auto"/>
        <w:rPr>
          <w:color w:val="1b7a3e"/>
        </w:rPr>
      </w:pPr>
      <w:r w:rsidDel="00000000" w:rsidR="00000000" w:rsidRPr="00000000">
        <w:rPr>
          <w:rtl w:val="0"/>
        </w:rPr>
      </w:r>
    </w:p>
    <w:p w:rsidR="00000000" w:rsidDel="00000000" w:rsidP="00000000" w:rsidRDefault="00000000" w:rsidRPr="00000000" w14:paraId="0000004D">
      <w:pPr>
        <w:spacing w:line="480" w:lineRule="auto"/>
        <w:rPr>
          <w:color w:val="1b7a3e"/>
        </w:rPr>
      </w:pPr>
      <w:r w:rsidDel="00000000" w:rsidR="00000000" w:rsidRPr="00000000">
        <w:rPr>
          <w:rtl w:val="0"/>
        </w:rPr>
      </w:r>
    </w:p>
    <w:p w:rsidR="00000000" w:rsidDel="00000000" w:rsidP="00000000" w:rsidRDefault="00000000" w:rsidRPr="00000000" w14:paraId="0000004E">
      <w:pPr>
        <w:spacing w:line="480" w:lineRule="auto"/>
        <w:rPr>
          <w:color w:val="1b7a3e"/>
        </w:rPr>
      </w:pPr>
      <w:r w:rsidDel="00000000" w:rsidR="00000000" w:rsidRPr="00000000">
        <w:rPr>
          <w:rtl w:val="0"/>
        </w:rPr>
      </w:r>
    </w:p>
    <w:p w:rsidR="00000000" w:rsidDel="00000000" w:rsidP="00000000" w:rsidRDefault="00000000" w:rsidRPr="00000000" w14:paraId="0000004F">
      <w:pPr>
        <w:spacing w:line="276" w:lineRule="auto"/>
        <w:rPr>
          <w:b w:val="1"/>
          <w:bCs w:val="1"/>
          <w:color w:val="1b7a3e"/>
          <w:sz w:val="34"/>
          <w:szCs w:val="34"/>
        </w:rPr>
      </w:pPr>
      <w:r w:rsidDel="00000000" w:rsidR="00000000" w:rsidRPr="00000000">
        <w:rPr>
          <w:b w:val="1"/>
          <w:bCs w:val="1"/>
          <w:color w:val="1b7a3e"/>
          <w:sz w:val="34"/>
          <w:szCs w:val="34"/>
          <w:rtl w:val="0"/>
        </w:rPr>
        <w:t xml:space="preserve">5. Definitions of goals and tasks:</w:t>
      </w:r>
    </w:p>
    <w:p w:rsidR="00000000" w:rsidDel="00000000" w:rsidP="00000000" w:rsidRDefault="00000000" w:rsidRPr="00000000" w14:paraId="00000050">
      <w:pPr>
        <w:spacing w:line="480" w:lineRule="auto"/>
        <w:rPr>
          <w:b w:val="1"/>
          <w:bCs w:val="1"/>
        </w:rPr>
      </w:pPr>
      <w:r w:rsidDel="00000000" w:rsidR="00000000" w:rsidRPr="00000000">
        <w:rPr>
          <w:color w:val="1b7a3e"/>
          <w:sz w:val="34"/>
          <w:szCs w:val="34"/>
          <w:rtl w:val="0"/>
        </w:rPr>
        <w:t xml:space="preserve">________________________________________________</w:t>
      </w:r>
      <w:r w:rsidDel="00000000" w:rsidR="00000000" w:rsidRPr="00000000">
        <w:rPr>
          <w:rtl w:val="0"/>
        </w:rPr>
      </w:r>
    </w:p>
    <w:p w:rsidR="00000000" w:rsidDel="00000000" w:rsidP="00000000" w:rsidRDefault="00000000" w:rsidRPr="00000000" w14:paraId="00000051">
      <w:pPr>
        <w:spacing w:after="240" w:before="240" w:line="480" w:lineRule="auto"/>
        <w:rPr/>
      </w:pPr>
      <w:r w:rsidDel="00000000" w:rsidR="00000000" w:rsidRPr="00000000">
        <w:rPr>
          <w:rtl w:val="0"/>
        </w:rPr>
        <w:t xml:space="preserve">Our first goal is to establish a fair baseline for comparison. Rather than treating the GLX as an isolated case, we will compare it against a set of reference groups — the rest of Green-E, the other Green Line branches, and the broader rapid transit network — using an effective-headway definition that enables meaningful cross-line comparison.</w:t>
      </w:r>
    </w:p>
    <w:p w:rsidR="00000000" w:rsidDel="00000000" w:rsidP="00000000" w:rsidRDefault="00000000" w:rsidRPr="00000000" w14:paraId="00000052">
      <w:pPr>
        <w:spacing w:after="240" w:before="240" w:line="480" w:lineRule="auto"/>
        <w:rPr/>
      </w:pPr>
      <w:r w:rsidDel="00000000" w:rsidR="00000000" w:rsidRPr="00000000">
        <w:rPr>
          <w:rtl w:val="0"/>
        </w:rPr>
        <w:t xml:space="preserve">Second, we want to determine whether the extension differs from these reference groups in terms of frequency, regularity, both, or neither. Average headway alone is not sufficient for this: a line can run frequently but inconsistently, or consistently but infrequently. We will therefore look at the full distribution — spread, median, IQR, and the share of long-gap events — to distinguish between these dimensions of service quality.</w:t>
      </w:r>
    </w:p>
    <w:p w:rsidR="00000000" w:rsidDel="00000000" w:rsidP="00000000" w:rsidRDefault="00000000" w:rsidRPr="00000000" w14:paraId="00000053">
      <w:pPr>
        <w:spacing w:after="240" w:before="240" w:line="480" w:lineRule="auto"/>
        <w:rPr/>
      </w:pPr>
      <w:r w:rsidDel="00000000" w:rsidR="00000000" w:rsidRPr="00000000">
        <w:rPr>
          <w:rtl w:val="0"/>
        </w:rPr>
        <w:t xml:space="preserve">Third, we need to carefully separate genuine service patterns from data artifacts. As noted in the data description, terminal stations exhibit structurally high missingness that can be mistaken for poor performance. Terminal stops will be flagged explicitly throughout the analysis, and the interface will always surface missingness rates alongside performance metrics so it is clear when a pattern reflects real service behavior rather than a measurement limitation.</w:t>
      </w:r>
    </w:p>
    <w:p w:rsidR="00000000" w:rsidDel="00000000" w:rsidP="00000000" w:rsidRDefault="00000000" w:rsidRPr="00000000" w14:paraId="00000054">
      <w:pPr>
        <w:spacing w:after="240" w:before="240" w:line="480" w:lineRule="auto"/>
        <w:rPr/>
      </w:pPr>
      <w:r w:rsidDel="00000000" w:rsidR="00000000" w:rsidRPr="00000000">
        <w:rPr>
          <w:rtl w:val="0"/>
        </w:rPr>
        <w:t xml:space="preserve">To support these goals, the system will need to:</w:t>
      </w:r>
    </w:p>
    <w:p w:rsidR="00000000" w:rsidDel="00000000" w:rsidP="00000000" w:rsidRDefault="00000000" w:rsidRPr="00000000" w14:paraId="00000055">
      <w:pPr>
        <w:numPr>
          <w:ilvl w:val="0"/>
          <w:numId w:val="1"/>
        </w:numPr>
        <w:spacing w:after="0" w:afterAutospacing="0" w:before="240" w:line="480" w:lineRule="auto"/>
        <w:ind w:left="720" w:hanging="360"/>
      </w:pPr>
      <w:r w:rsidDel="00000000" w:rsidR="00000000" w:rsidRPr="00000000">
        <w:rPr>
          <w:rtl w:val="0"/>
        </w:rPr>
        <w:t xml:space="preserve">Filter to a user-defined comparison scope</w:t>
      </w:r>
    </w:p>
    <w:p w:rsidR="00000000" w:rsidDel="00000000" w:rsidP="00000000" w:rsidRDefault="00000000" w:rsidRPr="00000000" w14:paraId="00000056">
      <w:pPr>
        <w:numPr>
          <w:ilvl w:val="0"/>
          <w:numId w:val="1"/>
        </w:numPr>
        <w:spacing w:after="0" w:afterAutospacing="0" w:before="0" w:beforeAutospacing="0" w:line="480" w:lineRule="auto"/>
        <w:ind w:left="720" w:hanging="360"/>
      </w:pPr>
      <w:r w:rsidDel="00000000" w:rsidR="00000000" w:rsidRPr="00000000">
        <w:rPr>
          <w:rtl w:val="0"/>
        </w:rPr>
        <w:t xml:space="preserve">Toggle between trunk and branch headway views</w:t>
      </w:r>
    </w:p>
    <w:p w:rsidR="00000000" w:rsidDel="00000000" w:rsidP="00000000" w:rsidRDefault="00000000" w:rsidRPr="00000000" w14:paraId="00000057">
      <w:pPr>
        <w:numPr>
          <w:ilvl w:val="0"/>
          <w:numId w:val="1"/>
        </w:numPr>
        <w:spacing w:after="0" w:afterAutospacing="0" w:before="0" w:beforeAutospacing="0" w:line="480" w:lineRule="auto"/>
        <w:ind w:left="720" w:hanging="360"/>
      </w:pPr>
      <w:r w:rsidDel="00000000" w:rsidR="00000000" w:rsidRPr="00000000">
        <w:rPr>
          <w:rtl w:val="0"/>
        </w:rPr>
        <w:t xml:space="preserve">Compare distributions by stop, direction, hour of day, weekday vs. weekend, and month</w:t>
      </w:r>
    </w:p>
    <w:p w:rsidR="00000000" w:rsidDel="00000000" w:rsidP="00000000" w:rsidRDefault="00000000" w:rsidRPr="00000000" w14:paraId="00000058">
      <w:pPr>
        <w:numPr>
          <w:ilvl w:val="0"/>
          <w:numId w:val="1"/>
        </w:numPr>
        <w:spacing w:after="0" w:afterAutospacing="0" w:before="0" w:beforeAutospacing="0" w:line="480" w:lineRule="auto"/>
        <w:ind w:left="720" w:hanging="360"/>
      </w:pPr>
      <w:r w:rsidDel="00000000" w:rsidR="00000000" w:rsidRPr="00000000">
        <w:rPr>
          <w:rtl w:val="0"/>
        </w:rPr>
        <w:t xml:space="preserve">Highlight long-gap events and show where they cluster</w:t>
      </w:r>
    </w:p>
    <w:p w:rsidR="00000000" w:rsidDel="00000000" w:rsidP="00000000" w:rsidRDefault="00000000" w:rsidRPr="00000000" w14:paraId="00000059">
      <w:pPr>
        <w:numPr>
          <w:ilvl w:val="0"/>
          <w:numId w:val="1"/>
        </w:numPr>
        <w:spacing w:after="0" w:afterAutospacing="0" w:before="0" w:beforeAutospacing="0" w:line="480" w:lineRule="auto"/>
        <w:ind w:left="720" w:hanging="360"/>
      </w:pPr>
      <w:r w:rsidDel="00000000" w:rsidR="00000000" w:rsidRPr="00000000">
        <w:rPr>
          <w:rtl w:val="0"/>
        </w:rPr>
        <w:t xml:space="preserve">Display missingness rates alongside performance metrics</w:t>
      </w:r>
    </w:p>
    <w:p w:rsidR="00000000" w:rsidDel="00000000" w:rsidP="00000000" w:rsidRDefault="00000000" w:rsidRPr="00000000" w14:paraId="0000005A">
      <w:pPr>
        <w:numPr>
          <w:ilvl w:val="0"/>
          <w:numId w:val="1"/>
        </w:numPr>
        <w:spacing w:after="240" w:before="0" w:beforeAutospacing="0" w:line="480" w:lineRule="auto"/>
        <w:ind w:left="720" w:hanging="360"/>
      </w:pPr>
      <w:r w:rsidDel="00000000" w:rsidR="00000000" w:rsidRPr="00000000">
        <w:rPr>
          <w:rtl w:val="0"/>
        </w:rPr>
        <w:t xml:space="preserve">Allow individual claims to be isolated and tested visually</w:t>
      </w:r>
      <w:r w:rsidDel="00000000" w:rsidR="00000000" w:rsidRPr="00000000">
        <w:rPr>
          <w:rtl w:val="0"/>
        </w:rPr>
      </w:r>
    </w:p>
    <w:p w:rsidR="00000000" w:rsidDel="00000000" w:rsidP="00000000" w:rsidRDefault="00000000" w:rsidRPr="00000000" w14:paraId="0000005B">
      <w:pPr>
        <w:pStyle w:val="Heading2"/>
        <w:keepNext w:val="0"/>
        <w:keepLines w:val="0"/>
        <w:spacing w:after="80" w:line="276" w:lineRule="auto"/>
        <w:rPr>
          <w:b w:val="1"/>
          <w:bCs w:val="1"/>
          <w:color w:val="1b7a3e"/>
          <w:sz w:val="34"/>
          <w:szCs w:val="34"/>
        </w:rPr>
      </w:pPr>
      <w:bookmarkStart w:colFirst="0" w:colLast="0" w:name="_ciiacxlvcbyk" w:id="2"/>
      <w:bookmarkEnd w:id="2"/>
      <w:r w:rsidDel="00000000" w:rsidR="00000000" w:rsidRPr="00000000">
        <w:rPr>
          <w:b w:val="1"/>
          <w:bCs w:val="1"/>
          <w:color w:val="1b7a3e"/>
          <w:sz w:val="34"/>
          <w:szCs w:val="34"/>
          <w:rtl w:val="0"/>
        </w:rPr>
        <w:t xml:space="preserve">6. Hypotheses</w:t>
      </w:r>
    </w:p>
    <w:p w:rsidR="00000000" w:rsidDel="00000000" w:rsidP="00000000" w:rsidRDefault="00000000" w:rsidRPr="00000000" w14:paraId="0000005C">
      <w:pPr>
        <w:spacing w:line="480" w:lineRule="auto"/>
        <w:rPr/>
      </w:pPr>
      <w:r w:rsidDel="00000000" w:rsidR="00000000" w:rsidRPr="00000000">
        <w:rPr>
          <w:color w:val="1b7a3e"/>
          <w:sz w:val="34"/>
          <w:szCs w:val="34"/>
          <w:rtl w:val="0"/>
        </w:rPr>
        <w:t xml:space="preserve">_________________________________________________</w:t>
      </w: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570" w:hRule="atLeast"/>
          <w:tblHeader w:val="0"/>
        </w:trPr>
        <w:tc>
          <w:tcPr>
            <w:tcBorders>
              <w:top w:color="cccccc" w:space="0" w:sz="8" w:val="single"/>
              <w:left w:color="cccccc" w:space="0" w:sz="8" w:val="single"/>
              <w:bottom w:color="cccccc" w:space="0" w:sz="8" w:val="single"/>
              <w:right w:color="cccccc" w:space="0" w:sz="8" w:val="single"/>
            </w:tcBorders>
            <w:shd w:fill="e8f5e9" w:val="clear"/>
            <w:tcMar>
              <w:top w:w="80.0" w:type="dxa"/>
              <w:left w:w="120.0" w:type="dxa"/>
              <w:bottom w:w="80.0" w:type="dxa"/>
              <w:right w:w="120.0" w:type="dxa"/>
            </w:tcMar>
            <w:vAlign w:val="top"/>
          </w:tcPr>
          <w:p w:rsidR="00000000" w:rsidDel="00000000" w:rsidP="00000000" w:rsidRDefault="00000000" w:rsidRPr="00000000" w14:paraId="0000005D">
            <w:pPr>
              <w:spacing w:after="80" w:before="240" w:line="480" w:lineRule="auto"/>
              <w:rPr>
                <w:b w:val="1"/>
                <w:bCs w:val="1"/>
                <w:i w:val="1"/>
                <w:iCs w:val="1"/>
              </w:rPr>
            </w:pPr>
            <w:r w:rsidDel="00000000" w:rsidR="00000000" w:rsidRPr="00000000">
              <w:rPr>
                <w:b w:val="1"/>
                <w:bCs w:val="1"/>
                <w:color w:val="1b7a3e"/>
                <w:rtl w:val="0"/>
              </w:rPr>
              <w:t xml:space="preserve">H1: </w:t>
            </w:r>
            <w:r w:rsidDel="00000000" w:rsidR="00000000" w:rsidRPr="00000000">
              <w:rPr>
                <w:b w:val="1"/>
                <w:bCs w:val="1"/>
                <w:i w:val="1"/>
                <w:iCs w:val="1"/>
                <w:rtl w:val="0"/>
              </w:rPr>
              <w:t xml:space="preserve">Intermediate GLX stops (Lechmere through Ball Square) have slightly more regular service than the non-GLX stops on Green-E, as measured by lower IQR, lower long-gap rate, and more consistent hour-by-hour headway profiles.</w:t>
            </w:r>
          </w:p>
          <w:p w:rsidR="00000000" w:rsidDel="00000000" w:rsidP="00000000" w:rsidRDefault="00000000" w:rsidRPr="00000000" w14:paraId="0000005E">
            <w:pPr>
              <w:spacing w:after="240" w:before="240" w:line="480" w:lineRule="auto"/>
              <w:rPr>
                <w:b w:val="1"/>
                <w:bCs w:val="1"/>
              </w:rPr>
            </w:pPr>
            <w:r w:rsidDel="00000000" w:rsidR="00000000" w:rsidRPr="00000000">
              <w:rPr>
                <w:b w:val="1"/>
                <w:bCs w:val="1"/>
                <w:rtl w:val="0"/>
              </w:rPr>
              <w:t xml:space="preserve">Rationale &amp; test: Early averages and long-gap rates are better on the Medford branch than the rest of Green-E, and the early/late-hour chart suggests the edge may be strongest outside of midday. We confirm or reject this by comparing GLX intermediate stops vs. non-GLX Green-E stops on mean, median, IQR, and long-gap rate broken down by hour and day type. Rejected if differences disappear under controlled comparison.</w:t>
            </w:r>
          </w:p>
        </w:tc>
      </w:tr>
    </w:tbl>
    <w:p w:rsidR="00000000" w:rsidDel="00000000" w:rsidP="00000000" w:rsidRDefault="00000000" w:rsidRPr="00000000" w14:paraId="0000005F">
      <w:pPr>
        <w:spacing w:after="100" w:before="240" w:line="480" w:lineRule="auto"/>
        <w:rPr>
          <w:b w:val="1"/>
          <w:bCs w:val="1"/>
        </w:rPr>
      </w:pPr>
      <w:r w:rsidDel="00000000" w:rsidR="00000000" w:rsidRPr="00000000">
        <w:rPr>
          <w:b w:val="1"/>
          <w:bCs w:val="1"/>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225" w:hRule="atLeast"/>
          <w:tblHeader w:val="0"/>
        </w:trPr>
        <w:tc>
          <w:tcPr>
            <w:tcBorders>
              <w:top w:color="cccccc" w:space="0" w:sz="8" w:val="single"/>
              <w:left w:color="cccccc" w:space="0" w:sz="8" w:val="single"/>
              <w:bottom w:color="cccccc" w:space="0" w:sz="8" w:val="single"/>
              <w:right w:color="cccccc" w:space="0" w:sz="8" w:val="single"/>
            </w:tcBorders>
            <w:shd w:fill="e8f5e9" w:val="clear"/>
            <w:tcMar>
              <w:top w:w="80.0" w:type="dxa"/>
              <w:left w:w="120.0" w:type="dxa"/>
              <w:bottom w:w="80.0" w:type="dxa"/>
              <w:right w:w="120.0" w:type="dxa"/>
            </w:tcMar>
            <w:vAlign w:val="top"/>
          </w:tcPr>
          <w:p w:rsidR="00000000" w:rsidDel="00000000" w:rsidP="00000000" w:rsidRDefault="00000000" w:rsidRPr="00000000" w14:paraId="00000060">
            <w:pPr>
              <w:spacing w:after="80" w:before="240" w:line="480" w:lineRule="auto"/>
              <w:rPr>
                <w:b w:val="1"/>
                <w:bCs w:val="1"/>
                <w:i w:val="1"/>
                <w:iCs w:val="1"/>
              </w:rPr>
            </w:pPr>
            <w:r w:rsidDel="00000000" w:rsidR="00000000" w:rsidRPr="00000000">
              <w:rPr>
                <w:b w:val="1"/>
                <w:bCs w:val="1"/>
                <w:color w:val="1b7a3e"/>
                <w:rtl w:val="0"/>
              </w:rPr>
              <w:t xml:space="preserve">H2: </w:t>
            </w:r>
            <w:r w:rsidDel="00000000" w:rsidR="00000000" w:rsidRPr="00000000">
              <w:rPr>
                <w:b w:val="1"/>
                <w:bCs w:val="1"/>
                <w:i w:val="1"/>
                <w:iCs w:val="1"/>
                <w:rtl w:val="0"/>
              </w:rPr>
              <w:t xml:space="preserve">Medford/Tufts appears as a headway outlier due to the terminal-stop measurement structure — where originating trains have no prior departure at the same stop — rather than genuinely poor service quality.</w:t>
            </w:r>
          </w:p>
          <w:p w:rsidR="00000000" w:rsidDel="00000000" w:rsidP="00000000" w:rsidRDefault="00000000" w:rsidRPr="00000000" w14:paraId="00000061">
            <w:pPr>
              <w:spacing w:after="240" w:before="240" w:line="480" w:lineRule="auto"/>
              <w:rPr>
                <w:b w:val="1"/>
                <w:bCs w:val="1"/>
              </w:rPr>
            </w:pPr>
            <w:r w:rsidDel="00000000" w:rsidR="00000000" w:rsidRPr="00000000">
              <w:rPr>
                <w:b w:val="1"/>
                <w:bCs w:val="1"/>
                <w:rtl w:val="0"/>
              </w:rPr>
              <w:t xml:space="preserve">Rationale &amp; test: Medford/Tufts shows ~98.9% null branch-headway, matching Heath Street’s terminal behavior. If we restrict analysis to non-originating trips and the null rate drops to levels comparable to intermediate stops, this confirms the artifact explanation. Rejected if high missingness persists even after filtering to non-originating records.</w:t>
            </w:r>
          </w:p>
        </w:tc>
      </w:tr>
    </w:tbl>
    <w:p w:rsidR="00000000" w:rsidDel="00000000" w:rsidP="00000000" w:rsidRDefault="00000000" w:rsidRPr="00000000" w14:paraId="00000062">
      <w:pPr>
        <w:spacing w:line="480" w:lineRule="auto"/>
        <w:rPr>
          <w:b w:val="1"/>
          <w:bCs w:val="1"/>
        </w:rPr>
      </w:pPr>
      <w:r w:rsidDel="00000000" w:rsidR="00000000" w:rsidRPr="00000000">
        <w:rPr>
          <w:rtl w:val="0"/>
        </w:rPr>
      </w:r>
    </w:p>
    <w:p w:rsidR="00000000" w:rsidDel="00000000" w:rsidP="00000000" w:rsidRDefault="00000000" w:rsidRPr="00000000" w14:paraId="00000063">
      <w:pPr>
        <w:spacing w:line="276" w:lineRule="auto"/>
        <w:rPr>
          <w:b w:val="1"/>
          <w:bCs w:val="1"/>
          <w:color w:val="1b7a3e"/>
          <w:sz w:val="34"/>
          <w:szCs w:val="34"/>
        </w:rPr>
      </w:pPr>
      <w:r w:rsidDel="00000000" w:rsidR="00000000" w:rsidRPr="00000000">
        <w:rPr>
          <w:b w:val="1"/>
          <w:bCs w:val="1"/>
          <w:color w:val="1b7a3e"/>
          <w:sz w:val="34"/>
          <w:szCs w:val="34"/>
          <w:rtl w:val="0"/>
        </w:rPr>
        <w:t xml:space="preserve">7. Feature List:</w:t>
      </w:r>
    </w:p>
    <w:p w:rsidR="00000000" w:rsidDel="00000000" w:rsidP="00000000" w:rsidRDefault="00000000" w:rsidRPr="00000000" w14:paraId="00000064">
      <w:pPr>
        <w:spacing w:line="480" w:lineRule="auto"/>
        <w:rPr/>
      </w:pPr>
      <w:r w:rsidDel="00000000" w:rsidR="00000000" w:rsidRPr="00000000">
        <w:rPr>
          <w:color w:val="1b7a3e"/>
          <w:sz w:val="34"/>
          <w:szCs w:val="34"/>
          <w:rtl w:val="0"/>
        </w:rPr>
        <w:t xml:space="preserve">_________________________________________________</w:t>
      </w:r>
      <w:r w:rsidDel="00000000" w:rsidR="00000000" w:rsidRPr="00000000">
        <w:rPr>
          <w:rtl w:val="0"/>
        </w:rPr>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4395"/>
        <w:gridCol w:w="2370"/>
        <w:tblGridChange w:id="0">
          <w:tblGrid>
            <w:gridCol w:w="2565"/>
            <w:gridCol w:w="4395"/>
            <w:gridCol w:w="2370"/>
          </w:tblGrid>
        </w:tblGridChange>
      </w:tblGrid>
      <w:tr>
        <w:trPr>
          <w:cantSplit w:val="0"/>
          <w:trHeight w:val="717.978515625" w:hRule="atLeast"/>
          <w:tblHeader w:val="0"/>
        </w:trPr>
        <w:tc>
          <w:tcPr>
            <w:tcBorders>
              <w:top w:color="cccccc" w:space="0" w:sz="8" w:val="single"/>
              <w:left w:color="cccccc" w:space="0" w:sz="8" w:val="single"/>
              <w:bottom w:color="cccccc" w:space="0" w:sz="8" w:val="single"/>
              <w:right w:color="cccccc" w:space="0" w:sz="8" w:val="single"/>
            </w:tcBorders>
            <w:shd w:fill="1b7a3e" w:val="clear"/>
            <w:tcMar>
              <w:top w:w="80.0" w:type="dxa"/>
              <w:left w:w="120.0" w:type="dxa"/>
              <w:bottom w:w="80.0" w:type="dxa"/>
              <w:right w:w="120.0" w:type="dxa"/>
            </w:tcMar>
            <w:vAlign w:val="top"/>
          </w:tcPr>
          <w:p w:rsidR="00000000" w:rsidDel="00000000" w:rsidP="00000000" w:rsidRDefault="00000000" w:rsidRPr="00000000" w14:paraId="00000065">
            <w:pPr>
              <w:spacing w:after="240" w:before="240" w:line="240" w:lineRule="auto"/>
              <w:rPr>
                <w:b w:val="1"/>
                <w:bCs w:val="1"/>
                <w:color w:val="ffffff"/>
              </w:rPr>
            </w:pPr>
            <w:r w:rsidDel="00000000" w:rsidR="00000000" w:rsidRPr="00000000">
              <w:rPr>
                <w:b w:val="1"/>
                <w:bCs w:val="1"/>
                <w:color w:val="ffffff"/>
                <w:rtl w:val="0"/>
              </w:rPr>
              <w:t xml:space="preserve">Feature</w:t>
            </w:r>
          </w:p>
        </w:tc>
        <w:tc>
          <w:tcPr>
            <w:tcBorders>
              <w:top w:color="cccccc" w:space="0" w:sz="8" w:val="single"/>
              <w:left w:color="000000" w:space="0" w:sz="0" w:val="nil"/>
              <w:bottom w:color="cccccc" w:space="0" w:sz="8" w:val="single"/>
              <w:right w:color="cccccc" w:space="0" w:sz="8" w:val="single"/>
            </w:tcBorders>
            <w:shd w:fill="1b7a3e" w:val="clear"/>
            <w:tcMar>
              <w:top w:w="80.0" w:type="dxa"/>
              <w:left w:w="120.0" w:type="dxa"/>
              <w:bottom w:w="80.0" w:type="dxa"/>
              <w:right w:w="120.0" w:type="dxa"/>
            </w:tcMar>
            <w:vAlign w:val="top"/>
          </w:tcPr>
          <w:p w:rsidR="00000000" w:rsidDel="00000000" w:rsidP="00000000" w:rsidRDefault="00000000" w:rsidRPr="00000000" w14:paraId="00000066">
            <w:pPr>
              <w:spacing w:after="240" w:before="240" w:line="240" w:lineRule="auto"/>
              <w:rPr>
                <w:b w:val="1"/>
                <w:bCs w:val="1"/>
                <w:color w:val="ffffff"/>
              </w:rPr>
            </w:pPr>
            <w:r w:rsidDel="00000000" w:rsidR="00000000" w:rsidRPr="00000000">
              <w:rPr>
                <w:b w:val="1"/>
                <w:bCs w:val="1"/>
                <w:color w:val="ffffff"/>
                <w:rtl w:val="0"/>
              </w:rPr>
              <w:t xml:space="preserve">Description</w:t>
            </w:r>
          </w:p>
        </w:tc>
        <w:tc>
          <w:tcPr>
            <w:tcBorders>
              <w:top w:color="cccccc" w:space="0" w:sz="8" w:val="single"/>
              <w:left w:color="000000" w:space="0" w:sz="0" w:val="nil"/>
              <w:bottom w:color="cccccc" w:space="0" w:sz="8" w:val="single"/>
              <w:right w:color="cccccc" w:space="0" w:sz="8" w:val="single"/>
            </w:tcBorders>
            <w:shd w:fill="1b7a3e" w:val="clear"/>
            <w:tcMar>
              <w:top w:w="80.0" w:type="dxa"/>
              <w:left w:w="120.0" w:type="dxa"/>
              <w:bottom w:w="80.0" w:type="dxa"/>
              <w:right w:w="120.0" w:type="dxa"/>
            </w:tcMar>
            <w:vAlign w:val="top"/>
          </w:tcPr>
          <w:p w:rsidR="00000000" w:rsidDel="00000000" w:rsidP="00000000" w:rsidRDefault="00000000" w:rsidRPr="00000000" w14:paraId="00000067">
            <w:pPr>
              <w:spacing w:after="240" w:before="240" w:line="240" w:lineRule="auto"/>
              <w:rPr>
                <w:b w:val="1"/>
                <w:bCs w:val="1"/>
                <w:color w:val="ffffff"/>
              </w:rPr>
            </w:pPr>
            <w:r w:rsidDel="00000000" w:rsidR="00000000" w:rsidRPr="00000000">
              <w:rPr>
                <w:b w:val="1"/>
                <w:bCs w:val="1"/>
                <w:color w:val="ffffff"/>
                <w:rtl w:val="0"/>
              </w:rPr>
              <w:t xml:space="preserve">Priority</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after="240" w:before="240" w:line="240" w:lineRule="auto"/>
              <w:rPr/>
            </w:pPr>
            <w:r w:rsidDel="00000000" w:rsidR="00000000" w:rsidRPr="00000000">
              <w:rPr>
                <w:rtl w:val="0"/>
              </w:rPr>
              <w:t xml:space="preserve">Headway distribution viewer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after="240" w:before="240" w:line="240" w:lineRule="auto"/>
              <w:rPr/>
            </w:pPr>
            <w:r w:rsidDel="00000000" w:rsidR="00000000" w:rsidRPr="00000000">
              <w:rPr>
                <w:rtl w:val="0"/>
              </w:rPr>
              <w:t xml:space="preserve">Box plots / violin plots of branch headway per Green Line branch and heavy-rail lines, with outlier flagging.</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after="240" w:before="240" w:line="240" w:lineRule="auto"/>
              <w:rPr/>
            </w:pPr>
            <w:r w:rsidDel="00000000" w:rsidR="00000000" w:rsidRPr="00000000">
              <w:rPr>
                <w:rtl w:val="0"/>
              </w:rPr>
              <w:t xml:space="preserve">Must-Have</w:t>
            </w:r>
          </w:p>
        </w:tc>
      </w:tr>
      <w:tr>
        <w:trPr>
          <w:cantSplit w:val="0"/>
          <w:trHeight w:val="1575" w:hRule="atLeast"/>
          <w:tblHeader w:val="0"/>
        </w:trPr>
        <w:tc>
          <w:tcPr>
            <w:tcBorders>
              <w:top w:color="000000" w:space="0" w:sz="0" w:val="nil"/>
              <w:left w:color="cccccc" w:space="0" w:sz="8" w:val="single"/>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6B">
            <w:pPr>
              <w:spacing w:after="240" w:before="240" w:line="240" w:lineRule="auto"/>
              <w:rPr/>
            </w:pPr>
            <w:r w:rsidDel="00000000" w:rsidR="00000000" w:rsidRPr="00000000">
              <w:rPr>
                <w:rtl w:val="0"/>
              </w:rPr>
              <w:t xml:space="preserve">GLX vs. Green-E comparison panel</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6C">
            <w:pPr>
              <w:spacing w:after="240" w:before="240" w:line="240" w:lineRule="auto"/>
              <w:rPr/>
            </w:pPr>
            <w:r w:rsidDel="00000000" w:rsidR="00000000" w:rsidRPr="00000000">
              <w:rPr>
                <w:rtl w:val="0"/>
              </w:rPr>
              <w:t xml:space="preserve">Side-by-side distribution and summary stats (mean, median, IQR, long-gap %) for GLX intermediate stops vs. non-GLX Green-E stops.</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6D">
            <w:pPr>
              <w:spacing w:after="240" w:before="240" w:line="240" w:lineRule="auto"/>
              <w:rPr/>
            </w:pPr>
            <w:r w:rsidDel="00000000" w:rsidR="00000000" w:rsidRPr="00000000">
              <w:rPr>
                <w:rtl w:val="0"/>
              </w:rPr>
              <w:t xml:space="preserve">Must-Have</w:t>
            </w:r>
          </w:p>
        </w:tc>
      </w:tr>
      <w:tr>
        <w:trPr>
          <w:cantSplit w:val="0"/>
          <w:trHeight w:val="15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after="240" w:before="240" w:line="240" w:lineRule="auto"/>
              <w:rPr/>
            </w:pPr>
            <w:r w:rsidDel="00000000" w:rsidR="00000000" w:rsidRPr="00000000">
              <w:rPr>
                <w:rtl w:val="0"/>
              </w:rPr>
              <w:t xml:space="preserve">Missingness overlay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after="240" w:before="240" w:line="240" w:lineRule="auto"/>
              <w:rPr/>
            </w:pPr>
            <w:r w:rsidDel="00000000" w:rsidR="00000000" w:rsidRPr="00000000">
              <w:rPr>
                <w:rtl w:val="0"/>
              </w:rPr>
              <w:t xml:space="preserve">Per-stop and per-route missingness rates displayed alongside every performance chart so data gaps are always visible.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after="240" w:before="240" w:line="240" w:lineRule="auto"/>
              <w:rPr/>
            </w:pPr>
            <w:r w:rsidDel="00000000" w:rsidR="00000000" w:rsidRPr="00000000">
              <w:rPr>
                <w:rtl w:val="0"/>
              </w:rPr>
              <w:t xml:space="preserve">Must-Have</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71">
            <w:pPr>
              <w:spacing w:after="240" w:before="240" w:line="240" w:lineRule="auto"/>
              <w:rPr/>
            </w:pPr>
            <w:r w:rsidDel="00000000" w:rsidR="00000000" w:rsidRPr="00000000">
              <w:rPr>
                <w:rtl w:val="0"/>
              </w:rPr>
              <w:t xml:space="preserve">Terminal-stop filter toggle</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72">
            <w:pPr>
              <w:spacing w:after="240" w:before="240" w:line="240" w:lineRule="auto"/>
              <w:rPr/>
            </w:pPr>
            <w:r w:rsidDel="00000000" w:rsidR="00000000" w:rsidRPr="00000000">
              <w:rPr>
                <w:rtl w:val="0"/>
              </w:rPr>
              <w:t xml:space="preserve">Checkbox to exclude known terminal stops (Medford/Tufts, Heath Street, etc.) from stop-level comparisons.</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73">
            <w:pPr>
              <w:spacing w:after="240" w:before="240" w:line="240" w:lineRule="auto"/>
              <w:rPr/>
            </w:pPr>
            <w:r w:rsidDel="00000000" w:rsidR="00000000" w:rsidRPr="00000000">
              <w:rPr>
                <w:rtl w:val="0"/>
              </w:rPr>
              <w:t xml:space="preserve">Must-Have</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after="240" w:before="240" w:line="240" w:lineRule="auto"/>
              <w:rPr/>
            </w:pPr>
            <w:r w:rsidDel="00000000" w:rsidR="00000000" w:rsidRPr="00000000">
              <w:rPr>
                <w:rtl w:val="0"/>
              </w:rPr>
              <w:t xml:space="preserve">Hour-of-day breakdown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after="240" w:before="240" w:line="240" w:lineRule="auto"/>
              <w:rPr/>
            </w:pPr>
            <w:r w:rsidDel="00000000" w:rsidR="00000000" w:rsidRPr="00000000">
              <w:rPr>
                <w:rtl w:val="0"/>
              </w:rPr>
              <w:t xml:space="preserve">Line/area chart showing average headway and long-gap rate by hour (0-23) for a selected route/stop set.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after="240" w:before="240" w:line="240" w:lineRule="auto"/>
              <w:rPr/>
            </w:pPr>
            <w:r w:rsidDel="00000000" w:rsidR="00000000" w:rsidRPr="00000000">
              <w:rPr>
                <w:rtl w:val="0"/>
              </w:rPr>
              <w:t xml:space="preserve">Must-Have</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77">
            <w:pPr>
              <w:spacing w:after="240" w:before="240" w:line="240" w:lineRule="auto"/>
              <w:rPr/>
            </w:pPr>
            <w:r w:rsidDel="00000000" w:rsidR="00000000" w:rsidRPr="00000000">
              <w:rPr>
                <w:rtl w:val="0"/>
              </w:rPr>
              <w:t xml:space="preserve">Weekday vs. weekend selector</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78">
            <w:pPr>
              <w:spacing w:after="240" w:before="240" w:line="240" w:lineRule="auto"/>
              <w:rPr/>
            </w:pPr>
            <w:r w:rsidDel="00000000" w:rsidR="00000000" w:rsidRPr="00000000">
              <w:rPr>
                <w:rtl w:val="0"/>
              </w:rPr>
              <w:t xml:space="preserve">Filter to compare headway distributions on weekdays vs. weekends for any selected scope.</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79">
            <w:pPr>
              <w:spacing w:after="240" w:before="240" w:line="240" w:lineRule="auto"/>
              <w:rPr/>
            </w:pPr>
            <w:r w:rsidDel="00000000" w:rsidR="00000000" w:rsidRPr="00000000">
              <w:rPr>
                <w:rtl w:val="0"/>
              </w:rPr>
              <w:t xml:space="preserve">Must-Have</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after="240" w:before="240" w:line="240" w:lineRule="auto"/>
              <w:rPr/>
            </w:pPr>
            <w:r w:rsidDel="00000000" w:rsidR="00000000" w:rsidRPr="00000000">
              <w:rPr>
                <w:rtl w:val="0"/>
              </w:rPr>
              <w:t xml:space="preserve">Direction toggle (inbound/outbound)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spacing w:after="240" w:before="240" w:line="240" w:lineRule="auto"/>
              <w:rPr/>
            </w:pPr>
            <w:r w:rsidDel="00000000" w:rsidR="00000000" w:rsidRPr="00000000">
              <w:rPr>
                <w:rtl w:val="0"/>
              </w:rPr>
              <w:t xml:space="preserve">Split views by direction_id to examine directional asymmetry in headway regularity.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after="240" w:before="240" w:line="240" w:lineRule="auto"/>
              <w:rPr/>
            </w:pPr>
            <w:r w:rsidDel="00000000" w:rsidR="00000000" w:rsidRPr="00000000">
              <w:rPr>
                <w:rtl w:val="0"/>
              </w:rPr>
              <w:t xml:space="preserve">Good-to-Have</w:t>
            </w:r>
          </w:p>
        </w:tc>
      </w:tr>
      <w:tr>
        <w:trPr>
          <w:cantSplit w:val="0"/>
          <w:trHeight w:val="1575" w:hRule="atLeast"/>
          <w:tblHeader w:val="0"/>
        </w:trPr>
        <w:tc>
          <w:tcPr>
            <w:tcBorders>
              <w:top w:color="000000" w:space="0" w:sz="0" w:val="nil"/>
              <w:left w:color="cccccc" w:space="0" w:sz="8" w:val="single"/>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7D">
            <w:pPr>
              <w:spacing w:after="240" w:before="240" w:line="240" w:lineRule="auto"/>
              <w:rPr/>
            </w:pPr>
            <w:r w:rsidDel="00000000" w:rsidR="00000000" w:rsidRPr="00000000">
              <w:rPr>
                <w:rtl w:val="0"/>
              </w:rPr>
              <w:t xml:space="preserve">Long-gap event browser</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7E">
            <w:pPr>
              <w:spacing w:after="240" w:before="240" w:line="240" w:lineRule="auto"/>
              <w:rPr/>
            </w:pPr>
            <w:r w:rsidDel="00000000" w:rsidR="00000000" w:rsidRPr="00000000">
              <w:rPr>
                <w:rtl w:val="0"/>
              </w:rPr>
              <w:t xml:space="preserve">Table of individual long-gap events (&gt;3x scheduled headway) with stop, time, and direction; sortable and filterable.</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7F">
            <w:pPr>
              <w:spacing w:after="240" w:before="240" w:line="240" w:lineRule="auto"/>
              <w:rPr/>
            </w:pPr>
            <w:r w:rsidDel="00000000" w:rsidR="00000000" w:rsidRPr="00000000">
              <w:rPr>
                <w:rtl w:val="0"/>
              </w:rPr>
              <w:t xml:space="preserve">Good-to-Have</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after="240" w:before="240" w:line="240" w:lineRule="auto"/>
              <w:rPr/>
            </w:pPr>
            <w:r w:rsidDel="00000000" w:rsidR="00000000" w:rsidRPr="00000000">
              <w:rPr>
                <w:rtl w:val="0"/>
              </w:rPr>
              <w:t xml:space="preserve">Month-by-month trend chart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after="240" w:before="240" w:line="240" w:lineRule="auto"/>
              <w:rPr/>
            </w:pPr>
            <w:r w:rsidDel="00000000" w:rsidR="00000000" w:rsidRPr="00000000">
              <w:rPr>
                <w:rtl w:val="0"/>
              </w:rPr>
              <w:t xml:space="preserve">Line chart of monthly median headway and IQR for GLX vs. comparison group across 2025.</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after="240" w:before="240" w:line="240" w:lineRule="auto"/>
              <w:rPr/>
            </w:pPr>
            <w:r w:rsidDel="00000000" w:rsidR="00000000" w:rsidRPr="00000000">
              <w:rPr>
                <w:rtl w:val="0"/>
              </w:rPr>
              <w:t xml:space="preserve">Good-to-Have</w:t>
            </w:r>
          </w:p>
        </w:tc>
      </w:tr>
      <w:tr>
        <w:trPr>
          <w:cantSplit w:val="0"/>
          <w:trHeight w:val="1575" w:hRule="atLeast"/>
          <w:tblHeader w:val="0"/>
        </w:trPr>
        <w:tc>
          <w:tcPr>
            <w:tcBorders>
              <w:top w:color="000000" w:space="0" w:sz="0" w:val="nil"/>
              <w:left w:color="cccccc" w:space="0" w:sz="8" w:val="single"/>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83">
            <w:pPr>
              <w:spacing w:after="240" w:before="240" w:line="240" w:lineRule="auto"/>
              <w:rPr/>
            </w:pPr>
            <w:r w:rsidDel="00000000" w:rsidR="00000000" w:rsidRPr="00000000">
              <w:rPr>
                <w:rtl w:val="0"/>
              </w:rPr>
              <w:t xml:space="preserve">Effective headway cross-line</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84">
            <w:pPr>
              <w:spacing w:after="240" w:before="240" w:line="240" w:lineRule="auto"/>
              <w:rPr/>
            </w:pPr>
            <w:r w:rsidDel="00000000" w:rsidR="00000000" w:rsidRPr="00000000">
              <w:rPr>
                <w:rtl w:val="0"/>
              </w:rPr>
              <w:t xml:space="preserve">Standardized effective-headway metric enabling direct comparison between GLX, other Green branches, and heavy-rail lines.</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85">
            <w:pPr>
              <w:spacing w:after="240" w:before="240" w:line="240" w:lineRule="auto"/>
              <w:rPr/>
            </w:pPr>
            <w:r w:rsidDel="00000000" w:rsidR="00000000" w:rsidRPr="00000000">
              <w:rPr>
                <w:rtl w:val="0"/>
              </w:rPr>
              <w:t xml:space="preserve">Good-to-Have</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after="240" w:before="240" w:line="240" w:lineRule="auto"/>
              <w:rPr/>
            </w:pPr>
            <w:r w:rsidDel="00000000" w:rsidR="00000000" w:rsidRPr="00000000">
              <w:rPr>
                <w:rtl w:val="0"/>
              </w:rPr>
              <w:t xml:space="preserve">Geographic stop map</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spacing w:after="240" w:before="240" w:line="240" w:lineRule="auto"/>
              <w:rPr/>
            </w:pPr>
            <w:r w:rsidDel="00000000" w:rsidR="00000000" w:rsidRPr="00000000">
              <w:rPr>
                <w:rtl w:val="0"/>
              </w:rPr>
              <w:t xml:space="preserve">Map view encoding per-stop headway reliability as color; zoom to GLX corridor.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spacing w:after="240" w:before="240" w:line="240" w:lineRule="auto"/>
              <w:rPr/>
            </w:pPr>
            <w:r w:rsidDel="00000000" w:rsidR="00000000" w:rsidRPr="00000000">
              <w:rPr>
                <w:rtl w:val="0"/>
              </w:rPr>
              <w:t xml:space="preserve">Optional</w:t>
            </w:r>
          </w:p>
        </w:tc>
      </w:tr>
      <w:tr>
        <w:trPr>
          <w:cantSplit w:val="0"/>
          <w:trHeight w:val="885" w:hRule="atLeast"/>
          <w:tblHeader w:val="0"/>
        </w:trPr>
        <w:tc>
          <w:tcPr>
            <w:tcBorders>
              <w:top w:color="000000" w:space="0" w:sz="0" w:val="nil"/>
              <w:left w:color="cccccc" w:space="0" w:sz="8" w:val="single"/>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89">
            <w:pPr>
              <w:spacing w:after="240" w:before="240" w:line="240" w:lineRule="auto"/>
              <w:rPr/>
            </w:pPr>
            <w:r w:rsidDel="00000000" w:rsidR="00000000" w:rsidRPr="00000000">
              <w:rPr>
                <w:rtl w:val="0"/>
              </w:rPr>
              <w:t xml:space="preserve">Raw data export</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8A">
            <w:pPr>
              <w:spacing w:after="240" w:before="240" w:line="240" w:lineRule="auto"/>
              <w:rPr/>
            </w:pPr>
            <w:r w:rsidDel="00000000" w:rsidR="00000000" w:rsidRPr="00000000">
              <w:rPr>
                <w:rtl w:val="0"/>
              </w:rPr>
              <w:t xml:space="preserve">Download filtered dataset as CSV for external analysis.</w:t>
            </w:r>
          </w:p>
        </w:tc>
        <w:tc>
          <w:tcPr>
            <w:tcBorders>
              <w:top w:color="000000" w:space="0" w:sz="0" w:val="nil"/>
              <w:left w:color="000000" w:space="0" w:sz="0" w:val="nil"/>
              <w:bottom w:color="cccccc" w:space="0" w:sz="8" w:val="single"/>
              <w:right w:color="cccccc" w:space="0" w:sz="8" w:val="single"/>
            </w:tcBorders>
            <w:shd w:fill="f4f6f4" w:val="clear"/>
            <w:tcMar>
              <w:top w:w="80.0" w:type="dxa"/>
              <w:left w:w="120.0" w:type="dxa"/>
              <w:bottom w:w="80.0" w:type="dxa"/>
              <w:right w:w="120.0" w:type="dxa"/>
            </w:tcMar>
            <w:vAlign w:val="top"/>
          </w:tcPr>
          <w:p w:rsidR="00000000" w:rsidDel="00000000" w:rsidP="00000000" w:rsidRDefault="00000000" w:rsidRPr="00000000" w14:paraId="0000008B">
            <w:pPr>
              <w:spacing w:after="240" w:before="240" w:line="240" w:lineRule="auto"/>
              <w:rPr/>
            </w:pPr>
            <w:r w:rsidDel="00000000" w:rsidR="00000000" w:rsidRPr="00000000">
              <w:rPr>
                <w:rtl w:val="0"/>
              </w:rPr>
              <w:t xml:space="preserve">Optional</w:t>
            </w:r>
          </w:p>
        </w:tc>
      </w:tr>
    </w:tbl>
    <w:p w:rsidR="00000000" w:rsidDel="00000000" w:rsidP="00000000" w:rsidRDefault="00000000" w:rsidRPr="00000000" w14:paraId="0000008C">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8D">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8E">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8F">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90">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91">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92">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93">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94">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95">
      <w:pPr>
        <w:spacing w:line="480" w:lineRule="auto"/>
        <w:rPr>
          <w:ins w:author="Minseok Choi" w:id="0" w:date="2026-04-13T20:20:18Z"/>
        </w:rPr>
      </w:pPr>
      <w:ins w:author="Minseok Choi" w:id="0" w:date="2026-04-13T20:20:18Z">
        <w:r w:rsidDel="00000000" w:rsidR="00000000" w:rsidRPr="00000000">
          <w:rPr>
            <w:rtl w:val="0"/>
          </w:rPr>
        </w:r>
      </w:ins>
    </w:p>
    <w:p w:rsidR="00000000" w:rsidDel="00000000" w:rsidP="00000000" w:rsidRDefault="00000000" w:rsidRPr="00000000" w14:paraId="00000096">
      <w:pPr>
        <w:spacing w:line="48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Assignment</w:t>
      </w:r>
    </w:p>
    <w:p w:rsidR="00000000" w:rsidDel="00000000" w:rsidP="00000000" w:rsidRDefault="00000000" w:rsidRPr="00000000" w14:paraId="00000099">
      <w:pPr>
        <w:rPr/>
      </w:pPr>
      <w:r w:rsidDel="00000000" w:rsidR="00000000" w:rsidRPr="00000000">
        <w:rPr>
          <w:rtl w:val="0"/>
        </w:rPr>
        <w:t xml:space="preserve">Part 1: Initial Report (due: Monday 4/13/2026 11:59pm)</w:t>
      </w:r>
    </w:p>
    <w:p w:rsidR="00000000" w:rsidDel="00000000" w:rsidP="00000000" w:rsidRDefault="00000000" w:rsidRPr="00000000" w14:paraId="0000009A">
      <w:pPr>
        <w:rPr/>
      </w:pPr>
      <w:r w:rsidDel="00000000" w:rsidR="00000000" w:rsidRPr="00000000">
        <w:rPr>
          <w:rtl w:val="0"/>
        </w:rPr>
        <w:t xml:space="preserve">• Familiarize yourselves with the dataset</w:t>
      </w:r>
    </w:p>
    <w:p w:rsidR="00000000" w:rsidDel="00000000" w:rsidP="00000000" w:rsidRDefault="00000000" w:rsidRPr="00000000" w14:paraId="0000009B">
      <w:pPr>
        <w:rPr/>
      </w:pPr>
      <w:r w:rsidDel="00000000" w:rsidR="00000000" w:rsidRPr="00000000">
        <w:rPr>
          <w:rtl w:val="0"/>
        </w:rPr>
        <w:t xml:space="preserve">• Generate a report that includes:</w:t>
      </w:r>
    </w:p>
    <w:p w:rsidR="00000000" w:rsidDel="00000000" w:rsidP="00000000" w:rsidRDefault="00000000" w:rsidRPr="00000000" w14:paraId="0000009C">
      <w:pPr>
        <w:rPr/>
      </w:pPr>
      <w:r w:rsidDel="00000000" w:rsidR="00000000" w:rsidRPr="00000000">
        <w:rPr>
          <w:rtl w:val="0"/>
        </w:rPr>
        <w:t xml:space="preserve">o Project Title and team members, including names and email.</w:t>
      </w:r>
    </w:p>
    <w:p w:rsidR="00000000" w:rsidDel="00000000" w:rsidP="00000000" w:rsidRDefault="00000000" w:rsidRPr="00000000" w14:paraId="0000009D">
      <w:pPr>
        <w:rPr/>
      </w:pPr>
      <w:r w:rsidDel="00000000" w:rsidR="00000000" w:rsidRPr="00000000">
        <w:rPr>
          <w:rtl w:val="0"/>
        </w:rPr>
        <w:t xml:space="preserve">Visual Analytics Final Project</w:t>
      </w:r>
    </w:p>
    <w:p w:rsidR="00000000" w:rsidDel="00000000" w:rsidP="00000000" w:rsidRDefault="00000000" w:rsidRPr="00000000" w14:paraId="0000009E">
      <w:pPr>
        <w:rPr/>
      </w:pPr>
      <w:r w:rsidDel="00000000" w:rsidR="00000000" w:rsidRPr="00000000">
        <w:rPr>
          <w:rtl w:val="0"/>
        </w:rPr>
        <w:t xml:space="preserve">o Abstract (1-2 paragraphs): The abstract should include your motivation</w:t>
      </w:r>
    </w:p>
    <w:p w:rsidR="00000000" w:rsidDel="00000000" w:rsidP="00000000" w:rsidRDefault="00000000" w:rsidRPr="00000000" w14:paraId="0000009F">
      <w:pPr>
        <w:rPr/>
      </w:pPr>
      <w:r w:rsidDel="00000000" w:rsidR="00000000" w:rsidRPr="00000000">
        <w:rPr>
          <w:rtl w:val="0"/>
        </w:rPr>
        <w:t xml:space="preserve">for this project, what you are trying to do, and what you want to achieve.</w:t>
      </w:r>
    </w:p>
    <w:p w:rsidR="00000000" w:rsidDel="00000000" w:rsidP="00000000" w:rsidRDefault="00000000" w:rsidRPr="00000000" w14:paraId="000000A0">
      <w:pPr>
        <w:rPr/>
      </w:pPr>
      <w:r w:rsidDel="00000000" w:rsidR="00000000" w:rsidRPr="00000000">
        <w:rPr>
          <w:rtl w:val="0"/>
        </w:rPr>
        <w:t xml:space="preserve">o Data Description (1-2 paragraphs): Summarize the data. Show that you</w:t>
      </w:r>
    </w:p>
    <w:p w:rsidR="00000000" w:rsidDel="00000000" w:rsidP="00000000" w:rsidRDefault="00000000" w:rsidRPr="00000000" w14:paraId="000000A1">
      <w:pPr>
        <w:rPr/>
      </w:pPr>
      <w:r w:rsidDel="00000000" w:rsidR="00000000" w:rsidRPr="00000000">
        <w:rPr>
          <w:rtl w:val="0"/>
        </w:rPr>
        <w:t xml:space="preserve">have performed an initial exploration of the data.</w:t>
      </w:r>
    </w:p>
    <w:p w:rsidR="00000000" w:rsidDel="00000000" w:rsidP="00000000" w:rsidRDefault="00000000" w:rsidRPr="00000000" w14:paraId="000000A2">
      <w:pPr>
        <w:rPr/>
      </w:pPr>
      <w:r w:rsidDel="00000000" w:rsidR="00000000" w:rsidRPr="00000000">
        <w:rPr>
          <w:rtl w:val="0"/>
        </w:rPr>
        <w:t xml:space="preserve">o Definition of Goals and Tasks of your final project (1-2 pages). Show that,</w:t>
      </w:r>
    </w:p>
    <w:p w:rsidR="00000000" w:rsidDel="00000000" w:rsidP="00000000" w:rsidRDefault="00000000" w:rsidRPr="00000000" w14:paraId="000000A3">
      <w:pPr>
        <w:rPr/>
      </w:pPr>
      <w:r w:rsidDel="00000000" w:rsidR="00000000" w:rsidRPr="00000000">
        <w:rPr>
          <w:rtl w:val="0"/>
        </w:rPr>
        <w:t xml:space="preserve">in addition to having explored the data, you understand the goals and</w:t>
      </w:r>
    </w:p>
    <w:p w:rsidR="00000000" w:rsidDel="00000000" w:rsidP="00000000" w:rsidRDefault="00000000" w:rsidRPr="00000000" w14:paraId="000000A4">
      <w:pPr>
        <w:rPr/>
      </w:pPr>
      <w:r w:rsidDel="00000000" w:rsidR="00000000" w:rsidRPr="00000000">
        <w:rPr>
          <w:rtl w:val="0"/>
        </w:rPr>
        <w:t xml:space="preserve">tasks of your challenge. Pose (at least) one hypothesis of what your</w:t>
      </w:r>
    </w:p>
    <w:p w:rsidR="00000000" w:rsidDel="00000000" w:rsidP="00000000" w:rsidRDefault="00000000" w:rsidRPr="00000000" w14:paraId="000000A5">
      <w:pPr>
        <w:rPr/>
      </w:pPr>
      <w:r w:rsidDel="00000000" w:rsidR="00000000" w:rsidRPr="00000000">
        <w:rPr>
          <w:rtl w:val="0"/>
        </w:rPr>
        <w:t xml:space="preserve">analysis is about, then describe how you plan to prove or disprove it.</w:t>
      </w:r>
    </w:p>
    <w:p w:rsidR="00000000" w:rsidDel="00000000" w:rsidP="00000000" w:rsidRDefault="00000000" w:rsidRPr="00000000" w14:paraId="000000A6">
      <w:pPr>
        <w:rPr/>
      </w:pPr>
      <w:r w:rsidDel="00000000" w:rsidR="00000000" w:rsidRPr="00000000">
        <w:rPr>
          <w:rtl w:val="0"/>
        </w:rPr>
        <w:t xml:space="preserve">o A Feature List. Describe tasks, visualizations, tools, analyses, etc. that you</w:t>
      </w:r>
    </w:p>
    <w:p w:rsidR="00000000" w:rsidDel="00000000" w:rsidP="00000000" w:rsidRDefault="00000000" w:rsidRPr="00000000" w14:paraId="000000A7">
      <w:pPr>
        <w:rPr/>
      </w:pPr>
      <w:r w:rsidDel="00000000" w:rsidR="00000000" w:rsidRPr="00000000">
        <w:rPr>
          <w:rtl w:val="0"/>
        </w:rPr>
        <w:t xml:space="preserve">will showcase in your final project. Label them as must-have, good-to-</w:t>
      </w:r>
    </w:p>
    <w:p w:rsidR="00000000" w:rsidDel="00000000" w:rsidP="00000000" w:rsidRDefault="00000000" w:rsidRPr="00000000" w14:paraId="000000A8">
      <w:pPr>
        <w:rPr/>
      </w:pPr>
      <w:r w:rsidDel="00000000" w:rsidR="00000000" w:rsidRPr="00000000">
        <w:rPr>
          <w:rtl w:val="0"/>
        </w:rPr>
        <w:t xml:space="preserve">have, and optional.</w:t>
      </w:r>
    </w:p>
    <w:p w:rsidR="00000000" w:rsidDel="00000000" w:rsidP="00000000" w:rsidRDefault="00000000" w:rsidRPr="00000000" w14:paraId="000000A9">
      <w:pPr>
        <w:rPr/>
      </w:pPr>
      <w:r w:rsidDel="00000000" w:rsidR="00000000" w:rsidRPr="00000000">
        <w:rPr>
          <w:rtl w:val="0"/>
        </w:rPr>
        <w:t xml:space="preserve">o A Project Timeline (with milestones when you are planning to finish</w:t>
      </w:r>
    </w:p>
    <w:p w:rsidR="00000000" w:rsidDel="00000000" w:rsidP="00000000" w:rsidRDefault="00000000" w:rsidRPr="00000000" w14:paraId="000000AA">
      <w:pPr>
        <w:rPr/>
      </w:pPr>
      <w:r w:rsidDel="00000000" w:rsidR="00000000" w:rsidRPr="00000000">
        <w:rPr>
          <w:rtl w:val="0"/>
        </w:rPr>
        <w:t xml:space="preserve">which feature)</w:t>
      </w:r>
    </w:p>
    <w:p w:rsidR="00000000" w:rsidDel="00000000" w:rsidP="00000000" w:rsidRDefault="00000000" w:rsidRPr="00000000" w14:paraId="000000AB">
      <w:pPr>
        <w:rPr/>
      </w:pPr>
      <w:r w:rsidDel="00000000" w:rsidR="00000000" w:rsidRPr="00000000">
        <w:rPr>
          <w:rtl w:val="0"/>
        </w:rPr>
        <w:t xml:space="preserve">o Team Roles: who’s going to be doing what in your team?</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